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4">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Sales Intelligence Hub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 Database Design</w:t>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 Queries &amp; Aggregations</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Triggers &amp; Generated Columns</w:t>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Streamlit Web Application</w:t>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Payment Tracking Logic</w:t>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Relational Database Management</w:t>
            </w:r>
          </w:p>
          <w:p w:rsidR="00000000" w:rsidDel="00000000" w:rsidP="00000000" w:rsidRDefault="00000000" w:rsidRPr="00000000" w14:paraId="0000000D">
            <w:pPr>
              <w:widowControl w:val="0"/>
              <w:ind w:left="360" w:firstLine="0"/>
              <w:rPr>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b w:val="1"/>
                <w:bCs w:val="1"/>
                <w:sz w:val="24"/>
                <w:szCs w:val="24"/>
                <w:rtl w:val="0"/>
              </w:rPr>
              <w:t xml:space="preserve">Sales Analytics &amp; Financial Tracking System</w:t>
            </w:r>
          </w:p>
        </w:tc>
      </w:tr>
    </w:tbl>
    <w:p w:rsidR="00000000" w:rsidDel="00000000" w:rsidP="00000000" w:rsidRDefault="00000000" w:rsidRPr="00000000" w14:paraId="0000001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Organizations operating across multiple branches often face challenges in tracking sales, managing payment collections, monitoring pending amounts, and maintaining structured financial records. Manual tracking methods may result in data inconsistencies, duplicate entries, incorrect payment calculations, and lack of transparency in revenue sharing.</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objective of this project is to design and implement a structured </w:t>
      </w:r>
      <w:r w:rsidDel="00000000" w:rsidR="00000000" w:rsidRPr="00000000">
        <w:rPr>
          <w:b w:val="1"/>
          <w:bCs w:val="1"/>
          <w:sz w:val="24"/>
          <w:szCs w:val="24"/>
          <w:rtl w:val="0"/>
        </w:rPr>
        <w:t xml:space="preserve">Branch-Based Sales Management System</w:t>
      </w:r>
      <w:r w:rsidDel="00000000" w:rsidR="00000000" w:rsidRPr="00000000">
        <w:rPr>
          <w:sz w:val="24"/>
          <w:szCs w:val="24"/>
          <w:rtl w:val="0"/>
        </w:rPr>
        <w:t xml:space="preserve"> using MySQL, Python, and Streamlit.</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The system will:</w:t>
      </w:r>
    </w:p>
    <w:p w:rsidR="00000000" w:rsidDel="00000000" w:rsidP="00000000" w:rsidRDefault="00000000" w:rsidRPr="00000000" w14:paraId="00000015">
      <w:pPr>
        <w:numPr>
          <w:ilvl w:val="0"/>
          <w:numId w:val="5"/>
        </w:numPr>
        <w:spacing w:after="240" w:before="240" w:lineRule="auto"/>
        <w:ind w:left="720" w:hanging="360"/>
        <w:rPr>
          <w:sz w:val="24"/>
          <w:szCs w:val="24"/>
        </w:rPr>
      </w:pPr>
      <w:r w:rsidDel="00000000" w:rsidR="00000000" w:rsidRPr="00000000">
        <w:rPr>
          <w:sz w:val="24"/>
          <w:szCs w:val="24"/>
          <w:rtl w:val="0"/>
        </w:rPr>
        <w:t xml:space="preserve">Store branch-wise sales records</w:t>
      </w:r>
    </w:p>
    <w:p w:rsidR="00000000" w:rsidDel="00000000" w:rsidP="00000000" w:rsidRDefault="00000000" w:rsidRPr="00000000" w14:paraId="00000016">
      <w:pPr>
        <w:numPr>
          <w:ilvl w:val="0"/>
          <w:numId w:val="5"/>
        </w:numPr>
        <w:spacing w:after="240" w:before="240" w:lineRule="auto"/>
        <w:ind w:left="720" w:hanging="360"/>
        <w:rPr>
          <w:sz w:val="24"/>
          <w:szCs w:val="24"/>
        </w:rPr>
      </w:pPr>
      <w:r w:rsidDel="00000000" w:rsidR="00000000" w:rsidRPr="00000000">
        <w:rPr>
          <w:sz w:val="24"/>
          <w:szCs w:val="24"/>
          <w:rtl w:val="0"/>
        </w:rPr>
        <w:t xml:space="preserve">Automatically calculate net sales</w:t>
      </w:r>
    </w:p>
    <w:p w:rsidR="00000000" w:rsidDel="00000000" w:rsidP="00000000" w:rsidRDefault="00000000" w:rsidRPr="00000000" w14:paraId="00000017">
      <w:pPr>
        <w:numPr>
          <w:ilvl w:val="0"/>
          <w:numId w:val="5"/>
        </w:numPr>
        <w:spacing w:after="240" w:before="240" w:lineRule="auto"/>
        <w:ind w:left="720" w:hanging="360"/>
        <w:rPr>
          <w:sz w:val="24"/>
          <w:szCs w:val="24"/>
        </w:rPr>
      </w:pPr>
      <w:r w:rsidDel="00000000" w:rsidR="00000000" w:rsidRPr="00000000">
        <w:rPr>
          <w:sz w:val="24"/>
          <w:szCs w:val="24"/>
          <w:rtl w:val="0"/>
        </w:rPr>
        <w:t xml:space="preserve">Support split payment tracking</w:t>
      </w:r>
    </w:p>
    <w:p w:rsidR="00000000" w:rsidDel="00000000" w:rsidP="00000000" w:rsidRDefault="00000000" w:rsidRPr="00000000" w14:paraId="00000018">
      <w:pPr>
        <w:numPr>
          <w:ilvl w:val="0"/>
          <w:numId w:val="5"/>
        </w:numPr>
        <w:spacing w:after="240" w:before="240" w:lineRule="auto"/>
        <w:ind w:left="720" w:hanging="360"/>
        <w:rPr>
          <w:sz w:val="24"/>
          <w:szCs w:val="24"/>
        </w:rPr>
      </w:pPr>
      <w:r w:rsidDel="00000000" w:rsidR="00000000" w:rsidRPr="00000000">
        <w:rPr>
          <w:sz w:val="24"/>
          <w:szCs w:val="24"/>
          <w:rtl w:val="0"/>
        </w:rPr>
        <w:t xml:space="preserve">Automatically update received and pending amounts using database triggers</w:t>
      </w:r>
    </w:p>
    <w:p w:rsidR="00000000" w:rsidDel="00000000" w:rsidP="00000000" w:rsidRDefault="00000000" w:rsidRPr="00000000" w14:paraId="00000019">
      <w:pPr>
        <w:numPr>
          <w:ilvl w:val="0"/>
          <w:numId w:val="5"/>
        </w:numPr>
        <w:spacing w:after="240" w:before="240" w:lineRule="auto"/>
        <w:ind w:left="720" w:hanging="360"/>
        <w:rPr>
          <w:sz w:val="24"/>
          <w:szCs w:val="24"/>
        </w:rPr>
      </w:pPr>
      <w:r w:rsidDel="00000000" w:rsidR="00000000" w:rsidRPr="00000000">
        <w:rPr>
          <w:sz w:val="24"/>
          <w:szCs w:val="24"/>
          <w:rtl w:val="0"/>
        </w:rPr>
        <w:t xml:space="preserve">Provide an interactive Streamlit dashboard for Admin users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solution ensures accurate financial reporting, automated calculations, and real-time sales monitoring.</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Business Use Cases: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branch-wise sales performance</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received vs pending payments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Automatically calculate net revenue after deductions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split payments for customers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high-performing branches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sales trends by date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revenue-sharing payouts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financial summaries for business decision-making</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DATABASE TABLE STRUCTURE</w:t>
      </w:r>
    </w:p>
    <w:p w:rsidR="00000000" w:rsidDel="00000000" w:rsidP="00000000" w:rsidRDefault="00000000" w:rsidRPr="00000000" w14:paraId="00000025">
      <w:pPr>
        <w:numPr>
          <w:ilvl w:val="0"/>
          <w:numId w:val="27"/>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branches Table</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Purpose: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Stores information about different business branches.</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Table Structure:</w:t>
      </w:r>
    </w:p>
    <w:tbl>
      <w:tblPr>
        <w:tblStyle w:val="Table2"/>
        <w:tblW w:w="9615.0" w:type="dxa"/>
        <w:jc w:val="left"/>
        <w:tblInd w:w="-15.0" w:type="dxa"/>
        <w:tblLayout w:type="fixed"/>
        <w:tblLook w:val="0400"/>
      </w:tblPr>
      <w:tblGrid>
        <w:gridCol w:w="2580"/>
        <w:gridCol w:w="2145"/>
        <w:gridCol w:w="4890"/>
        <w:tblGridChange w:id="0">
          <w:tblGrid>
            <w:gridCol w:w="2580"/>
            <w:gridCol w:w="2145"/>
            <w:gridCol w:w="48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Column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branch_id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INT (PK, 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Unique identifier for each branch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branch_name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Name of the branch (e.g., Chennai, Delhi)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branch_admin_name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Name of the branch administrator</w:t>
            </w:r>
          </w:p>
        </w:tc>
      </w:tr>
    </w:tbl>
    <w:p w:rsidR="00000000" w:rsidDel="00000000" w:rsidP="00000000" w:rsidRDefault="00000000" w:rsidRPr="00000000" w14:paraId="00000035">
      <w:pPr>
        <w:spacing w:after="240" w:before="240" w:lineRule="auto"/>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Key Points:</w:t>
      </w:r>
    </w:p>
    <w:p w:rsidR="00000000" w:rsidDel="00000000" w:rsidP="00000000" w:rsidRDefault="00000000" w:rsidRPr="00000000" w14:paraId="00000037">
      <w:pPr>
        <w:numPr>
          <w:ilvl w:val="0"/>
          <w:numId w:val="7"/>
        </w:numPr>
        <w:spacing w:after="0" w:before="0" w:lineRule="auto"/>
        <w:ind w:left="720" w:hanging="360"/>
        <w:rPr>
          <w:sz w:val="24"/>
          <w:szCs w:val="24"/>
        </w:rPr>
      </w:pPr>
      <w:r w:rsidDel="00000000" w:rsidR="00000000" w:rsidRPr="00000000">
        <w:rPr>
          <w:sz w:val="24"/>
          <w:szCs w:val="24"/>
          <w:rtl w:val="0"/>
        </w:rPr>
        <w:t xml:space="preserve">branch_id is Primary Key</w:t>
      </w:r>
    </w:p>
    <w:p w:rsidR="00000000" w:rsidDel="00000000" w:rsidP="00000000" w:rsidRDefault="00000000" w:rsidRPr="00000000" w14:paraId="00000038">
      <w:pPr>
        <w:numPr>
          <w:ilvl w:val="0"/>
          <w:numId w:val="7"/>
        </w:numPr>
        <w:spacing w:after="0" w:before="0" w:lineRule="auto"/>
        <w:ind w:left="720" w:hanging="360"/>
        <w:rPr>
          <w:sz w:val="24"/>
          <w:szCs w:val="24"/>
        </w:rPr>
      </w:pPr>
      <w:r w:rsidDel="00000000" w:rsidR="00000000" w:rsidRPr="00000000">
        <w:rPr>
          <w:sz w:val="24"/>
          <w:szCs w:val="24"/>
          <w:rtl w:val="0"/>
        </w:rPr>
        <w:t xml:space="preserve">Referenced by customer_sales and users table</w:t>
      </w:r>
    </w:p>
    <w:p w:rsidR="00000000" w:rsidDel="00000000" w:rsidP="00000000" w:rsidRDefault="00000000" w:rsidRPr="00000000" w14:paraId="00000039">
      <w:pPr>
        <w:numPr>
          <w:ilvl w:val="0"/>
          <w:numId w:val="7"/>
        </w:numPr>
        <w:spacing w:after="0" w:before="0" w:lineRule="auto"/>
        <w:ind w:left="720" w:hanging="360"/>
        <w:rPr>
          <w:sz w:val="24"/>
          <w:szCs w:val="24"/>
        </w:rPr>
      </w:pPr>
      <w:r w:rsidDel="00000000" w:rsidR="00000000" w:rsidRPr="00000000">
        <w:rPr>
          <w:sz w:val="24"/>
          <w:szCs w:val="24"/>
          <w:rtl w:val="0"/>
        </w:rPr>
        <w:t xml:space="preserve">Maintains branch-level organization</w:t>
      </w:r>
    </w:p>
    <w:sdt>
      <w:sdtPr>
        <w:id w:val="-1040932583"/>
        <w:tag w:val="goog_rdk_3"/>
      </w:sdtPr>
      <w:sdtContent>
        <w:p w:rsidR="00000000" w:rsidDel="00000000" w:rsidP="00000000" w:rsidRDefault="00000000" w:rsidRPr="00000000" w14:paraId="0000003A">
          <w:pPr>
            <w:spacing w:after="240" w:before="240" w:lineRule="auto"/>
            <w:rPr>
              <w:ins w:author="Vignesh P" w:id="0" w:date="2026-04-04T05:10:55Z"/>
              <w:b w:val="1"/>
              <w:bCs w:val="1"/>
              <w:sz w:val="24"/>
              <w:szCs w:val="24"/>
              <w:rPrChange w:author="Vignesh P" w:id="1" w:date="2026-04-04T05:10:55Z">
                <w:rPr>
                  <w:sz w:val="24"/>
                  <w:szCs w:val="24"/>
                </w:rPr>
              </w:rPrChange>
            </w:rPr>
          </w:pPr>
          <w:sdt>
            <w:sdtPr>
              <w:id w:val="-79139250"/>
              <w:tag w:val="goog_rdk_1"/>
            </w:sdtPr>
            <w:sdtContent>
              <w:ins w:author="Vignesh P" w:id="0" w:date="2026-04-04T05:10:55Z"/>
              <w:sdt>
                <w:sdtPr>
                  <w:id w:val="779386290"/>
                  <w:tag w:val="goog_rdk_2"/>
                </w:sdtPr>
                <w:sdtContent>
                  <w:ins w:author="Vignesh P" w:id="0" w:date="2026-04-04T05:10:55Z">
                    <w:r w:rsidDel="00000000" w:rsidR="00000000" w:rsidRPr="00000000">
                      <w:rPr>
                        <w:rtl w:val="0"/>
                      </w:rPr>
                    </w:r>
                  </w:ins>
                </w:sdtContent>
              </w:sdt>
              <w:ins w:author="Vignesh P" w:id="0" w:date="2026-04-04T05:10:55Z"/>
            </w:sdtContent>
          </w:sdt>
        </w:p>
      </w:sdtContent>
    </w:sdt>
    <w:sdt>
      <w:sdtPr>
        <w:id w:val="-54271085"/>
        <w:tag w:val="goog_rdk_6"/>
      </w:sdtPr>
      <w:sdtContent>
        <w:p w:rsidR="00000000" w:rsidDel="00000000" w:rsidP="00000000" w:rsidRDefault="00000000" w:rsidRPr="00000000" w14:paraId="0000003B">
          <w:pPr>
            <w:spacing w:after="240" w:before="240" w:lineRule="auto"/>
            <w:rPr>
              <w:ins w:author="Vignesh P" w:id="0" w:date="2026-04-04T05:10:55Z"/>
              <w:b w:val="1"/>
              <w:bCs w:val="1"/>
              <w:sz w:val="24"/>
              <w:szCs w:val="24"/>
              <w:rPrChange w:author="Vignesh P" w:id="1" w:date="2026-04-04T05:10:55Z">
                <w:rPr>
                  <w:sz w:val="24"/>
                  <w:szCs w:val="24"/>
                </w:rPr>
              </w:rPrChange>
            </w:rPr>
          </w:pPr>
          <w:sdt>
            <w:sdtPr>
              <w:id w:val="-1798767997"/>
              <w:tag w:val="goog_rdk_4"/>
            </w:sdtPr>
            <w:sdtContent>
              <w:ins w:author="Vignesh P" w:id="0" w:date="2026-04-04T05:10:55Z"/>
              <w:sdt>
                <w:sdtPr>
                  <w:id w:val="-558230785"/>
                  <w:tag w:val="goog_rdk_5"/>
                </w:sdtPr>
                <w:sdtContent>
                  <w:ins w:author="Vignesh P" w:id="0" w:date="2026-04-04T05:10:55Z">
                    <w:r w:rsidDel="00000000" w:rsidR="00000000" w:rsidRPr="00000000">
                      <w:rPr>
                        <w:rtl w:val="0"/>
                      </w:rPr>
                    </w:r>
                  </w:ins>
                </w:sdtContent>
              </w:sdt>
              <w:ins w:author="Vignesh P" w:id="0" w:date="2026-04-04T05:10:55Z"/>
            </w:sdtContent>
          </w:sdt>
        </w:p>
      </w:sdtContent>
    </w:sdt>
    <w:p w:rsidR="00000000" w:rsidDel="00000000" w:rsidP="00000000" w:rsidRDefault="00000000" w:rsidRPr="00000000" w14:paraId="0000003C">
      <w:pPr>
        <w:spacing w:after="240" w:before="240" w:lineRule="auto"/>
        <w:rPr>
          <w:b w:val="1"/>
          <w:bCs w:val="1"/>
          <w:sz w:val="24"/>
          <w:szCs w:val="24"/>
        </w:rPr>
      </w:pPr>
      <w:sdt>
        <w:sdtPr>
          <w:id w:val="-44780387"/>
          <w:tag w:val="goog_rdk_7"/>
        </w:sdtPr>
        <w:sdtContent>
          <w:r w:rsidDel="00000000" w:rsidR="00000000" w:rsidRPr="00000000">
            <w:rPr>
              <w:rFonts w:ascii="Andika" w:cs="Andika" w:eastAsia="Andika" w:hAnsi="Andika"/>
              <w:b w:val="1"/>
              <w:bCs w:val="1"/>
              <w:sz w:val="24"/>
              <w:szCs w:val="24"/>
              <w:rtl w:val="0"/>
            </w:rPr>
            <w:t xml:space="preserve">2️</w:t>
          </w:r>
        </w:sdtContent>
      </w:sdt>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b w:val="1"/>
          <w:bCs w:val="1"/>
          <w:sz w:val="24"/>
          <w:szCs w:val="24"/>
          <w:rtl w:val="0"/>
        </w:rPr>
        <w:t xml:space="preserve">customer_sales Table (Main Financial Table)</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Purpose: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Stores all customer sales transactions.</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Table Structure:</w:t>
      </w:r>
    </w:p>
    <w:sdt>
      <w:sdtPr>
        <w:lock w:val="contentLocked"/>
        <w:id w:val="-663489728"/>
        <w:tag w:val="goog_rdk_8"/>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40">
                <w:pPr>
                  <w:spacing w:after="240" w:before="240" w:line="240" w:lineRule="auto"/>
                  <w:rPr>
                    <w:b w:val="1"/>
                    <w:bCs w:val="1"/>
                    <w:sz w:val="24"/>
                    <w:szCs w:val="24"/>
                  </w:rPr>
                </w:pPr>
                <w:r w:rsidDel="00000000" w:rsidR="00000000" w:rsidRPr="00000000">
                  <w:rPr>
                    <w:b w:val="1"/>
                    <w:bCs w:val="1"/>
                    <w:sz w:val="24"/>
                    <w:szCs w:val="24"/>
                    <w:rtl w:val="0"/>
                  </w:rPr>
                  <w:t xml:space="preserve">Column Name</w:t>
                </w:r>
              </w:p>
            </w:tc>
            <w:tc>
              <w:tcPr>
                <w:vAlign w:val="center"/>
              </w:tcPr>
              <w:p w:rsidR="00000000" w:rsidDel="00000000" w:rsidP="00000000" w:rsidRDefault="00000000" w:rsidRPr="00000000" w14:paraId="00000041">
                <w:pPr>
                  <w:spacing w:after="240" w:before="240" w:line="240" w:lineRule="auto"/>
                  <w:rPr>
                    <w:b w:val="1"/>
                    <w:bCs w:val="1"/>
                    <w:sz w:val="24"/>
                    <w:szCs w:val="24"/>
                  </w:rPr>
                </w:pPr>
                <w:r w:rsidDel="00000000" w:rsidR="00000000" w:rsidRPr="00000000">
                  <w:rPr>
                    <w:b w:val="1"/>
                    <w:bCs w:val="1"/>
                    <w:sz w:val="24"/>
                    <w:szCs w:val="24"/>
                    <w:rtl w:val="0"/>
                  </w:rPr>
                  <w:t xml:space="preserve">Data Type</w:t>
                </w:r>
              </w:p>
            </w:tc>
            <w:tc>
              <w:tcPr>
                <w:vAlign w:val="center"/>
              </w:tcPr>
              <w:p w:rsidR="00000000" w:rsidDel="00000000" w:rsidP="00000000" w:rsidRDefault="00000000" w:rsidRPr="00000000" w14:paraId="00000042">
                <w:pPr>
                  <w:spacing w:after="240" w:before="240"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43">
                <w:pPr>
                  <w:spacing w:after="240" w:before="240" w:line="240" w:lineRule="auto"/>
                  <w:rPr>
                    <w:sz w:val="24"/>
                    <w:szCs w:val="24"/>
                  </w:rPr>
                </w:pPr>
                <w:r w:rsidDel="00000000" w:rsidR="00000000" w:rsidRPr="00000000">
                  <w:rPr>
                    <w:sz w:val="24"/>
                    <w:szCs w:val="24"/>
                    <w:rtl w:val="0"/>
                  </w:rPr>
                  <w:t xml:space="preserve">sale_id</w:t>
                </w:r>
              </w:p>
            </w:tc>
            <w:tc>
              <w:tcPr>
                <w:vAlign w:val="center"/>
              </w:tcPr>
              <w:p w:rsidR="00000000" w:rsidDel="00000000" w:rsidP="00000000" w:rsidRDefault="00000000" w:rsidRPr="00000000" w14:paraId="00000044">
                <w:pPr>
                  <w:spacing w:after="240" w:before="240" w:line="240" w:lineRule="auto"/>
                  <w:rPr>
                    <w:sz w:val="24"/>
                    <w:szCs w:val="24"/>
                  </w:rPr>
                </w:pPr>
                <w:r w:rsidDel="00000000" w:rsidR="00000000" w:rsidRPr="00000000">
                  <w:rPr>
                    <w:sz w:val="24"/>
                    <w:szCs w:val="24"/>
                    <w:rtl w:val="0"/>
                  </w:rPr>
                  <w:t xml:space="preserve">INT (PK, AI)</w:t>
                </w:r>
              </w:p>
            </w:tc>
            <w:tc>
              <w:tcPr>
                <w:vAlign w:val="center"/>
              </w:tcPr>
              <w:p w:rsidR="00000000" w:rsidDel="00000000" w:rsidP="00000000" w:rsidRDefault="00000000" w:rsidRPr="00000000" w14:paraId="00000045">
                <w:pPr>
                  <w:spacing w:after="240" w:before="240" w:line="240" w:lineRule="auto"/>
                  <w:rPr>
                    <w:sz w:val="24"/>
                    <w:szCs w:val="24"/>
                  </w:rPr>
                </w:pPr>
                <w:r w:rsidDel="00000000" w:rsidR="00000000" w:rsidRPr="00000000">
                  <w:rPr>
                    <w:sz w:val="24"/>
                    <w:szCs w:val="24"/>
                    <w:rtl w:val="0"/>
                  </w:rPr>
                  <w:t xml:space="preserve">Unique sale transaction ID</w:t>
                </w:r>
              </w:p>
            </w:tc>
          </w:tr>
          <w:tr>
            <w:trPr>
              <w:cantSplit w:val="0"/>
              <w:tblHeader w:val="0"/>
            </w:trPr>
            <w:tc>
              <w:tcPr>
                <w:vAlign w:val="center"/>
              </w:tcPr>
              <w:p w:rsidR="00000000" w:rsidDel="00000000" w:rsidP="00000000" w:rsidRDefault="00000000" w:rsidRPr="00000000" w14:paraId="00000046">
                <w:pPr>
                  <w:spacing w:after="240" w:before="240" w:line="240" w:lineRule="auto"/>
                  <w:rPr>
                    <w:sz w:val="24"/>
                    <w:szCs w:val="24"/>
                  </w:rPr>
                </w:pPr>
                <w:r w:rsidDel="00000000" w:rsidR="00000000" w:rsidRPr="00000000">
                  <w:rPr>
                    <w:sz w:val="24"/>
                    <w:szCs w:val="24"/>
                    <w:rtl w:val="0"/>
                  </w:rPr>
                  <w:t xml:space="preserve">branch_id</w:t>
                </w:r>
              </w:p>
            </w:tc>
            <w:tc>
              <w:tcPr>
                <w:vAlign w:val="center"/>
              </w:tcPr>
              <w:p w:rsidR="00000000" w:rsidDel="00000000" w:rsidP="00000000" w:rsidRDefault="00000000" w:rsidRPr="00000000" w14:paraId="00000047">
                <w:pPr>
                  <w:spacing w:after="240" w:before="240" w:line="240" w:lineRule="auto"/>
                  <w:rPr>
                    <w:sz w:val="24"/>
                    <w:szCs w:val="24"/>
                  </w:rPr>
                </w:pPr>
                <w:r w:rsidDel="00000000" w:rsidR="00000000" w:rsidRPr="00000000">
                  <w:rPr>
                    <w:sz w:val="24"/>
                    <w:szCs w:val="24"/>
                    <w:rtl w:val="0"/>
                  </w:rPr>
                  <w:t xml:space="preserve">INT (FK)</w:t>
                </w:r>
              </w:p>
            </w:tc>
            <w:tc>
              <w:tcPr>
                <w:vAlign w:val="center"/>
              </w:tcPr>
              <w:p w:rsidR="00000000" w:rsidDel="00000000" w:rsidP="00000000" w:rsidRDefault="00000000" w:rsidRPr="00000000" w14:paraId="00000048">
                <w:pPr>
                  <w:spacing w:after="240" w:before="240" w:line="240" w:lineRule="auto"/>
                  <w:rPr>
                    <w:sz w:val="24"/>
                    <w:szCs w:val="24"/>
                  </w:rPr>
                </w:pPr>
                <w:r w:rsidDel="00000000" w:rsidR="00000000" w:rsidRPr="00000000">
                  <w:rPr>
                    <w:sz w:val="24"/>
                    <w:szCs w:val="24"/>
                    <w:rtl w:val="0"/>
                  </w:rPr>
                  <w:t xml:space="preserve">References branches table</w:t>
                </w:r>
              </w:p>
            </w:tc>
          </w:tr>
          <w:tr>
            <w:trPr>
              <w:cantSplit w:val="0"/>
              <w:tblHeader w:val="0"/>
            </w:trPr>
            <w:tc>
              <w:tcPr>
                <w:vAlign w:val="center"/>
              </w:tcPr>
              <w:p w:rsidR="00000000" w:rsidDel="00000000" w:rsidP="00000000" w:rsidRDefault="00000000" w:rsidRPr="00000000" w14:paraId="00000049">
                <w:pPr>
                  <w:spacing w:after="240" w:before="240" w:line="240" w:lineRule="auto"/>
                  <w:rPr>
                    <w:sz w:val="24"/>
                    <w:szCs w:val="24"/>
                  </w:rPr>
                </w:pPr>
                <w:r w:rsidDel="00000000" w:rsidR="00000000" w:rsidRPr="00000000">
                  <w:rPr>
                    <w:sz w:val="24"/>
                    <w:szCs w:val="24"/>
                    <w:rtl w:val="0"/>
                  </w:rPr>
                  <w:t xml:space="preserve">date</w:t>
                </w:r>
              </w:p>
            </w:tc>
            <w:tc>
              <w:tcPr>
                <w:vAlign w:val="center"/>
              </w:tcPr>
              <w:p w:rsidR="00000000" w:rsidDel="00000000" w:rsidP="00000000" w:rsidRDefault="00000000" w:rsidRPr="00000000" w14:paraId="0000004A">
                <w:pPr>
                  <w:spacing w:after="240" w:before="240" w:line="240" w:lineRule="auto"/>
                  <w:rPr>
                    <w:sz w:val="24"/>
                    <w:szCs w:val="24"/>
                  </w:rPr>
                </w:pPr>
                <w:r w:rsidDel="00000000" w:rsidR="00000000" w:rsidRPr="00000000">
                  <w:rPr>
                    <w:sz w:val="24"/>
                    <w:szCs w:val="24"/>
                    <w:rtl w:val="0"/>
                  </w:rPr>
                  <w:t xml:space="preserve">DATE</w:t>
                </w:r>
              </w:p>
            </w:tc>
            <w:tc>
              <w:tcPr>
                <w:vAlign w:val="center"/>
              </w:tcPr>
              <w:p w:rsidR="00000000" w:rsidDel="00000000" w:rsidP="00000000" w:rsidRDefault="00000000" w:rsidRPr="00000000" w14:paraId="0000004B">
                <w:pPr>
                  <w:spacing w:after="240" w:before="240" w:line="240" w:lineRule="auto"/>
                  <w:rPr>
                    <w:sz w:val="24"/>
                    <w:szCs w:val="24"/>
                  </w:rPr>
                </w:pPr>
                <w:r w:rsidDel="00000000" w:rsidR="00000000" w:rsidRPr="00000000">
                  <w:rPr>
                    <w:sz w:val="24"/>
                    <w:szCs w:val="24"/>
                    <w:rtl w:val="0"/>
                  </w:rPr>
                  <w:t xml:space="preserve">Date of the sale</w:t>
                </w:r>
              </w:p>
            </w:tc>
          </w:tr>
          <w:tr>
            <w:trPr>
              <w:cantSplit w:val="0"/>
              <w:tblHeader w:val="0"/>
            </w:trPr>
            <w:tc>
              <w:tcPr>
                <w:vAlign w:val="center"/>
              </w:tcPr>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tl w:val="0"/>
                  </w:rPr>
                  <w:t xml:space="preserve">name</w:t>
                </w:r>
              </w:p>
            </w:tc>
            <w:tc>
              <w:tcPr>
                <w:vAlign w:val="center"/>
              </w:tcPr>
              <w:p w:rsidR="00000000" w:rsidDel="00000000" w:rsidP="00000000" w:rsidRDefault="00000000" w:rsidRPr="00000000" w14:paraId="0000004D">
                <w:pPr>
                  <w:spacing w:after="240" w:before="240" w:line="240" w:lineRule="auto"/>
                  <w:rPr>
                    <w:sz w:val="24"/>
                    <w:szCs w:val="24"/>
                  </w:rPr>
                </w:pPr>
                <w:r w:rsidDel="00000000" w:rsidR="00000000" w:rsidRPr="00000000">
                  <w:rPr>
                    <w:sz w:val="24"/>
                    <w:szCs w:val="24"/>
                    <w:rtl w:val="0"/>
                  </w:rPr>
                  <w:t xml:space="preserve">VARCHAR(100)</w:t>
                </w:r>
              </w:p>
            </w:tc>
            <w:tc>
              <w:tcPr>
                <w:vAlign w:val="center"/>
              </w:tcPr>
              <w:p w:rsidR="00000000" w:rsidDel="00000000" w:rsidP="00000000" w:rsidRDefault="00000000" w:rsidRPr="00000000" w14:paraId="0000004E">
                <w:pPr>
                  <w:spacing w:after="240" w:before="240" w:line="240" w:lineRule="auto"/>
                  <w:rPr>
                    <w:sz w:val="24"/>
                    <w:szCs w:val="24"/>
                  </w:rPr>
                </w:pPr>
                <w:r w:rsidDel="00000000" w:rsidR="00000000" w:rsidRPr="00000000">
                  <w:rPr>
                    <w:sz w:val="24"/>
                    <w:szCs w:val="24"/>
                    <w:rtl w:val="0"/>
                  </w:rPr>
                  <w:t xml:space="preserve">Customer name</w:t>
                </w:r>
              </w:p>
            </w:tc>
          </w:tr>
          <w:tr>
            <w:trPr>
              <w:cantSplit w:val="0"/>
              <w:tblHeader w:val="0"/>
            </w:trPr>
            <w:tc>
              <w:tcPr>
                <w:vAlign w:val="center"/>
              </w:tcPr>
              <w:p w:rsidR="00000000" w:rsidDel="00000000" w:rsidP="00000000" w:rsidRDefault="00000000" w:rsidRPr="00000000" w14:paraId="0000004F">
                <w:pPr>
                  <w:spacing w:after="240" w:before="240" w:line="240" w:lineRule="auto"/>
                  <w:rPr>
                    <w:sz w:val="24"/>
                    <w:szCs w:val="24"/>
                  </w:rPr>
                </w:pPr>
                <w:r w:rsidDel="00000000" w:rsidR="00000000" w:rsidRPr="00000000">
                  <w:rPr>
                    <w:sz w:val="24"/>
                    <w:szCs w:val="24"/>
                    <w:rtl w:val="0"/>
                  </w:rPr>
                  <w:t xml:space="preserve">mobile_number</w:t>
                </w:r>
              </w:p>
            </w:tc>
            <w:tc>
              <w:tcPr>
                <w:vAlign w:val="center"/>
              </w:tcPr>
              <w:p w:rsidR="00000000" w:rsidDel="00000000" w:rsidP="00000000" w:rsidRDefault="00000000" w:rsidRPr="00000000" w14:paraId="00000050">
                <w:pPr>
                  <w:spacing w:after="240" w:before="240" w:line="240" w:lineRule="auto"/>
                  <w:rPr>
                    <w:sz w:val="24"/>
                    <w:szCs w:val="24"/>
                  </w:rPr>
                </w:pPr>
                <w:r w:rsidDel="00000000" w:rsidR="00000000" w:rsidRPr="00000000">
                  <w:rPr>
                    <w:sz w:val="24"/>
                    <w:szCs w:val="24"/>
                    <w:rtl w:val="0"/>
                  </w:rPr>
                  <w:t xml:space="preserve">VARCHAR(15)</w:t>
                </w:r>
              </w:p>
            </w:tc>
            <w:tc>
              <w:tcPr>
                <w:vAlign w:val="center"/>
              </w:tcPr>
              <w:p w:rsidR="00000000" w:rsidDel="00000000" w:rsidP="00000000" w:rsidRDefault="00000000" w:rsidRPr="00000000" w14:paraId="00000051">
                <w:pPr>
                  <w:spacing w:after="240" w:before="240" w:line="240" w:lineRule="auto"/>
                  <w:rPr>
                    <w:sz w:val="24"/>
                    <w:szCs w:val="24"/>
                  </w:rPr>
                </w:pPr>
                <w:r w:rsidDel="00000000" w:rsidR="00000000" w:rsidRPr="00000000">
                  <w:rPr>
                    <w:sz w:val="24"/>
                    <w:szCs w:val="24"/>
                    <w:rtl w:val="0"/>
                  </w:rPr>
                  <w:t xml:space="preserve">Customer mobile number</w:t>
                </w:r>
              </w:p>
            </w:tc>
          </w:tr>
          <w:tr>
            <w:trPr>
              <w:cantSplit w:val="0"/>
              <w:tblHeader w:val="0"/>
            </w:trPr>
            <w:tc>
              <w:tcPr>
                <w:vAlign w:val="center"/>
              </w:tcPr>
              <w:p w:rsidR="00000000" w:rsidDel="00000000" w:rsidP="00000000" w:rsidRDefault="00000000" w:rsidRPr="00000000" w14:paraId="00000052">
                <w:pPr>
                  <w:spacing w:after="240" w:before="240" w:line="240" w:lineRule="auto"/>
                  <w:rPr>
                    <w:sz w:val="24"/>
                    <w:szCs w:val="24"/>
                  </w:rPr>
                </w:pPr>
                <w:r w:rsidDel="00000000" w:rsidR="00000000" w:rsidRPr="00000000">
                  <w:rPr>
                    <w:sz w:val="24"/>
                    <w:szCs w:val="24"/>
                    <w:rtl w:val="0"/>
                  </w:rPr>
                  <w:t xml:space="preserve">product_name</w:t>
                </w:r>
              </w:p>
            </w:tc>
            <w:tc>
              <w:tcPr>
                <w:vAlign w:val="center"/>
              </w:tcPr>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VARCHAR(30)</w:t>
                </w:r>
              </w:p>
            </w:tc>
            <w:tc>
              <w:tcPr>
                <w:vAlign w:val="center"/>
              </w:tcPr>
              <w:p w:rsidR="00000000" w:rsidDel="00000000" w:rsidP="00000000" w:rsidRDefault="00000000" w:rsidRPr="00000000" w14:paraId="00000054">
                <w:pPr>
                  <w:spacing w:after="240" w:before="240" w:line="240" w:lineRule="auto"/>
                  <w:rPr>
                    <w:sz w:val="24"/>
                    <w:szCs w:val="24"/>
                  </w:rPr>
                </w:pPr>
                <w:r w:rsidDel="00000000" w:rsidR="00000000" w:rsidRPr="00000000">
                  <w:rPr>
                    <w:sz w:val="24"/>
                    <w:szCs w:val="24"/>
                    <w:rtl w:val="0"/>
                  </w:rPr>
                  <w:t xml:space="preserve">(DS/DA/BA/FSD)</w:t>
                </w:r>
              </w:p>
            </w:tc>
          </w:tr>
          <w:tr>
            <w:trPr>
              <w:cantSplit w:val="0"/>
              <w:tblHeader w:val="0"/>
            </w:trPr>
            <w:tc>
              <w:tcPr>
                <w:vAlign w:val="center"/>
              </w:tcPr>
              <w:p w:rsidR="00000000" w:rsidDel="00000000" w:rsidP="00000000" w:rsidRDefault="00000000" w:rsidRPr="00000000" w14:paraId="00000055">
                <w:pPr>
                  <w:spacing w:after="240" w:before="240" w:line="240" w:lineRule="auto"/>
                  <w:rPr>
                    <w:sz w:val="24"/>
                    <w:szCs w:val="24"/>
                  </w:rPr>
                </w:pPr>
                <w:r w:rsidDel="00000000" w:rsidR="00000000" w:rsidRPr="00000000">
                  <w:rPr>
                    <w:sz w:val="24"/>
                    <w:szCs w:val="24"/>
                    <w:rtl w:val="0"/>
                  </w:rPr>
                  <w:t xml:space="preserve">gross_sales</w:t>
                </w:r>
              </w:p>
            </w:tc>
            <w:tc>
              <w:tcPr>
                <w:vAlign w:val="center"/>
              </w:tcPr>
              <w:p w:rsidR="00000000" w:rsidDel="00000000" w:rsidP="00000000" w:rsidRDefault="00000000" w:rsidRPr="00000000" w14:paraId="00000056">
                <w:pPr>
                  <w:spacing w:after="240" w:before="240" w:line="240" w:lineRule="auto"/>
                  <w:rPr>
                    <w:sz w:val="24"/>
                    <w:szCs w:val="24"/>
                  </w:rPr>
                </w:pPr>
                <w:r w:rsidDel="00000000" w:rsidR="00000000" w:rsidRPr="00000000">
                  <w:rPr>
                    <w:sz w:val="24"/>
                    <w:szCs w:val="24"/>
                    <w:rtl w:val="0"/>
                  </w:rPr>
                  <w:t xml:space="preserve">DECIMAL(12,2)</w:t>
                </w:r>
              </w:p>
            </w:tc>
            <w:tc>
              <w:tcPr>
                <w:vAlign w:val="center"/>
              </w:tcPr>
              <w:p w:rsidR="00000000" w:rsidDel="00000000" w:rsidP="00000000" w:rsidRDefault="00000000" w:rsidRPr="00000000" w14:paraId="00000057">
                <w:pPr>
                  <w:spacing w:after="240" w:before="240" w:line="240" w:lineRule="auto"/>
                  <w:rPr>
                    <w:sz w:val="24"/>
                    <w:szCs w:val="24"/>
                  </w:rPr>
                </w:pPr>
                <w:r w:rsidDel="00000000" w:rsidR="00000000" w:rsidRPr="00000000">
                  <w:rPr>
                    <w:sz w:val="24"/>
                    <w:szCs w:val="24"/>
                    <w:rtl w:val="0"/>
                  </w:rPr>
                  <w:t xml:space="preserve">Total sale amount</w:t>
                </w:r>
              </w:p>
            </w:tc>
          </w:tr>
          <w:tr>
            <w:trPr>
              <w:cantSplit w:val="0"/>
              <w:tblHeader w:val="0"/>
            </w:trPr>
            <w:tc>
              <w:tcPr>
                <w:vAlign w:val="center"/>
              </w:tcPr>
              <w:p w:rsidR="00000000" w:rsidDel="00000000" w:rsidP="00000000" w:rsidRDefault="00000000" w:rsidRPr="00000000" w14:paraId="00000058">
                <w:pPr>
                  <w:spacing w:after="240" w:before="240" w:line="240" w:lineRule="auto"/>
                  <w:rPr>
                    <w:sz w:val="24"/>
                    <w:szCs w:val="24"/>
                  </w:rPr>
                </w:pPr>
                <w:r w:rsidDel="00000000" w:rsidR="00000000" w:rsidRPr="00000000">
                  <w:rPr>
                    <w:sz w:val="24"/>
                    <w:szCs w:val="24"/>
                    <w:rtl w:val="0"/>
                  </w:rPr>
                  <w:t xml:space="preserve">received_amount</w:t>
                </w:r>
              </w:p>
            </w:tc>
            <w:tc>
              <w:tcPr>
                <w:vAlign w:val="center"/>
              </w:tcPr>
              <w:p w:rsidR="00000000" w:rsidDel="00000000" w:rsidP="00000000" w:rsidRDefault="00000000" w:rsidRPr="00000000" w14:paraId="00000059">
                <w:pPr>
                  <w:spacing w:after="240" w:before="240" w:line="240" w:lineRule="auto"/>
                  <w:rPr>
                    <w:sz w:val="24"/>
                    <w:szCs w:val="24"/>
                  </w:rPr>
                </w:pPr>
                <w:r w:rsidDel="00000000" w:rsidR="00000000" w:rsidRPr="00000000">
                  <w:rPr>
                    <w:sz w:val="24"/>
                    <w:szCs w:val="24"/>
                    <w:rtl w:val="0"/>
                  </w:rPr>
                  <w:t xml:space="preserve">DECIMAL(12,2)</w:t>
                </w:r>
              </w:p>
            </w:tc>
            <w:tc>
              <w:tcPr>
                <w:vAlign w:val="center"/>
              </w:tcPr>
              <w:p w:rsidR="00000000" w:rsidDel="00000000" w:rsidP="00000000" w:rsidRDefault="00000000" w:rsidRPr="00000000" w14:paraId="0000005A">
                <w:pPr>
                  <w:spacing w:after="240" w:before="240" w:line="240" w:lineRule="auto"/>
                  <w:rPr>
                    <w:sz w:val="24"/>
                    <w:szCs w:val="24"/>
                  </w:rPr>
                </w:pPr>
                <w:r w:rsidDel="00000000" w:rsidR="00000000" w:rsidRPr="00000000">
                  <w:rPr>
                    <w:sz w:val="24"/>
                    <w:szCs w:val="24"/>
                    <w:rtl w:val="0"/>
                  </w:rPr>
                  <w:t xml:space="preserve">Auto-updated via triggers</w:t>
                </w:r>
              </w:p>
            </w:tc>
          </w:tr>
          <w:tr>
            <w:trPr>
              <w:cantSplit w:val="0"/>
              <w:tblHeader w:val="0"/>
            </w:trPr>
            <w:tc>
              <w:tcPr>
                <w:vAlign w:val="center"/>
              </w:tcPr>
              <w:p w:rsidR="00000000" w:rsidDel="00000000" w:rsidP="00000000" w:rsidRDefault="00000000" w:rsidRPr="00000000" w14:paraId="0000005B">
                <w:pPr>
                  <w:spacing w:after="240" w:before="240" w:line="240" w:lineRule="auto"/>
                  <w:rPr>
                    <w:sz w:val="24"/>
                    <w:szCs w:val="24"/>
                  </w:rPr>
                </w:pPr>
                <w:r w:rsidDel="00000000" w:rsidR="00000000" w:rsidRPr="00000000">
                  <w:rPr>
                    <w:sz w:val="24"/>
                    <w:szCs w:val="24"/>
                    <w:rtl w:val="0"/>
                  </w:rPr>
                  <w:t xml:space="preserve">pending_amount</w:t>
                </w:r>
              </w:p>
            </w:tc>
            <w:tc>
              <w:tcPr>
                <w:vAlign w:val="center"/>
              </w:tcPr>
              <w:p w:rsidR="00000000" w:rsidDel="00000000" w:rsidP="00000000" w:rsidRDefault="00000000" w:rsidRPr="00000000" w14:paraId="0000005C">
                <w:pPr>
                  <w:spacing w:after="240" w:before="240" w:line="240" w:lineRule="auto"/>
                  <w:rPr>
                    <w:sz w:val="24"/>
                    <w:szCs w:val="24"/>
                  </w:rPr>
                </w:pPr>
                <w:r w:rsidDel="00000000" w:rsidR="00000000" w:rsidRPr="00000000">
                  <w:rPr>
                    <w:sz w:val="24"/>
                    <w:szCs w:val="24"/>
                    <w:rtl w:val="0"/>
                  </w:rPr>
                  <w:t xml:space="preserve">DECIMAL(12,2) (Generated Column)</w:t>
                </w:r>
              </w:p>
            </w:tc>
            <w:tc>
              <w:tcPr>
                <w:vAlign w:val="center"/>
              </w:tcPr>
              <w:p w:rsidR="00000000" w:rsidDel="00000000" w:rsidP="00000000" w:rsidRDefault="00000000" w:rsidRPr="00000000" w14:paraId="0000005D">
                <w:pPr>
                  <w:spacing w:after="240" w:before="240" w:line="240" w:lineRule="auto"/>
                  <w:rPr>
                    <w:sz w:val="24"/>
                    <w:szCs w:val="24"/>
                  </w:rPr>
                </w:pPr>
                <w:r w:rsidDel="00000000" w:rsidR="00000000" w:rsidRPr="00000000">
                  <w:rPr>
                    <w:sz w:val="24"/>
                    <w:szCs w:val="24"/>
                    <w:rtl w:val="0"/>
                  </w:rPr>
                  <w:t xml:space="preserve">gross_sales - received_amount</w:t>
                </w:r>
              </w:p>
            </w:tc>
          </w:tr>
          <w:tr>
            <w:trPr>
              <w:cantSplit w:val="0"/>
              <w:tblHeader w:val="0"/>
            </w:trPr>
            <w:tc>
              <w:tcPr>
                <w:vAlign w:val="center"/>
              </w:tcPr>
              <w:p w:rsidR="00000000" w:rsidDel="00000000" w:rsidP="00000000" w:rsidRDefault="00000000" w:rsidRPr="00000000" w14:paraId="0000005E">
                <w:pPr>
                  <w:spacing w:after="240" w:before="240" w:line="240" w:lineRule="auto"/>
                  <w:rPr>
                    <w:sz w:val="24"/>
                    <w:szCs w:val="24"/>
                  </w:rPr>
                </w:pPr>
                <w:r w:rsidDel="00000000" w:rsidR="00000000" w:rsidRPr="00000000">
                  <w:rPr>
                    <w:sz w:val="24"/>
                    <w:szCs w:val="24"/>
                    <w:rtl w:val="0"/>
                  </w:rPr>
                  <w:t xml:space="preserve">status</w:t>
                </w:r>
              </w:p>
            </w:tc>
            <w:tc>
              <w:tcPr>
                <w:vAlign w:val="center"/>
              </w:tcPr>
              <w:p w:rsidR="00000000" w:rsidDel="00000000" w:rsidP="00000000" w:rsidRDefault="00000000" w:rsidRPr="00000000" w14:paraId="0000005F">
                <w:pPr>
                  <w:spacing w:after="240" w:before="240" w:line="240" w:lineRule="auto"/>
                  <w:rPr>
                    <w:sz w:val="24"/>
                    <w:szCs w:val="24"/>
                  </w:rPr>
                </w:pPr>
                <w:r w:rsidDel="00000000" w:rsidR="00000000" w:rsidRPr="00000000">
                  <w:rPr>
                    <w:sz w:val="24"/>
                    <w:szCs w:val="24"/>
                    <w:rtl w:val="0"/>
                  </w:rPr>
                  <w:t xml:space="preserve">ENUM('Open','Close')</w:t>
                </w:r>
              </w:p>
            </w:tc>
            <w:tc>
              <w:tcPr>
                <w:vAlign w:val="center"/>
              </w:tcPr>
              <w:p w:rsidR="00000000" w:rsidDel="00000000" w:rsidP="00000000" w:rsidRDefault="00000000" w:rsidRPr="00000000" w14:paraId="00000060">
                <w:pPr>
                  <w:spacing w:after="240" w:before="240" w:line="240" w:lineRule="auto"/>
                  <w:rPr>
                    <w:sz w:val="24"/>
                    <w:szCs w:val="24"/>
                  </w:rPr>
                </w:pPr>
                <w:r w:rsidDel="00000000" w:rsidR="00000000" w:rsidRPr="00000000">
                  <w:rPr>
                    <w:sz w:val="24"/>
                    <w:szCs w:val="24"/>
                    <w:rtl w:val="0"/>
                  </w:rPr>
                  <w:t xml:space="preserve">Indicates sale completion</w:t>
                </w:r>
              </w:p>
            </w:tc>
          </w:tr>
        </w:tbl>
      </w:sdtContent>
    </w:sdt>
    <w:p w:rsidR="00000000" w:rsidDel="00000000" w:rsidP="00000000" w:rsidRDefault="00000000" w:rsidRPr="00000000" w14:paraId="00000061">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Key Logic:</w:t>
      </w:r>
    </w:p>
    <w:p w:rsidR="00000000" w:rsidDel="00000000" w:rsidP="00000000" w:rsidRDefault="00000000" w:rsidRPr="00000000" w14:paraId="00000062">
      <w:pPr>
        <w:numPr>
          <w:ilvl w:val="0"/>
          <w:numId w:val="8"/>
        </w:numPr>
        <w:spacing w:after="240" w:before="240" w:lineRule="auto"/>
        <w:ind w:left="720" w:hanging="360"/>
        <w:rPr>
          <w:sz w:val="24"/>
          <w:szCs w:val="24"/>
        </w:rPr>
      </w:pPr>
      <w:r w:rsidDel="00000000" w:rsidR="00000000" w:rsidRPr="00000000">
        <w:rPr>
          <w:sz w:val="24"/>
          <w:szCs w:val="24"/>
          <w:rtl w:val="0"/>
        </w:rPr>
        <w:t xml:space="preserve">pending_amount is auto-calculated</w:t>
      </w:r>
    </w:p>
    <w:p w:rsidR="00000000" w:rsidDel="00000000" w:rsidP="00000000" w:rsidRDefault="00000000" w:rsidRPr="00000000" w14:paraId="00000063">
      <w:pPr>
        <w:numPr>
          <w:ilvl w:val="0"/>
          <w:numId w:val="8"/>
        </w:numPr>
        <w:spacing w:after="240" w:before="240" w:lineRule="auto"/>
        <w:ind w:left="720" w:hanging="360"/>
        <w:rPr>
          <w:sz w:val="24"/>
          <w:szCs w:val="24"/>
        </w:rPr>
      </w:pPr>
      <w:r w:rsidDel="00000000" w:rsidR="00000000" w:rsidRPr="00000000">
        <w:rPr>
          <w:sz w:val="24"/>
          <w:szCs w:val="24"/>
          <w:rtl w:val="0"/>
        </w:rPr>
        <w:t xml:space="preserve">received_amount updated automatically via triggers</w:t>
      </w:r>
    </w:p>
    <w:p w:rsidR="00000000" w:rsidDel="00000000" w:rsidP="00000000" w:rsidRDefault="00000000" w:rsidRPr="00000000" w14:paraId="00000064">
      <w:pPr>
        <w:numPr>
          <w:ilvl w:val="0"/>
          <w:numId w:val="8"/>
        </w:numPr>
        <w:spacing w:after="240" w:before="240" w:lineRule="auto"/>
        <w:ind w:left="720" w:hanging="360"/>
        <w:rPr>
          <w:sz w:val="24"/>
          <w:szCs w:val="24"/>
        </w:rPr>
      </w:pPr>
      <w:r w:rsidDel="00000000" w:rsidR="00000000" w:rsidRPr="00000000">
        <w:rPr>
          <w:sz w:val="24"/>
          <w:szCs w:val="24"/>
          <w:rtl w:val="0"/>
        </w:rPr>
        <w:t xml:space="preserve">branch_id maintains relational integrity</w:t>
      </w:r>
    </w:p>
    <w:p w:rsidR="00000000" w:rsidDel="00000000" w:rsidP="00000000" w:rsidRDefault="00000000" w:rsidRPr="00000000" w14:paraId="000000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sz w:val="24"/>
          <w:szCs w:val="24"/>
        </w:rPr>
      </w:pPr>
      <w:sdt>
        <w:sdtPr>
          <w:id w:val="1217146808"/>
          <w:tag w:val="goog_rdk_9"/>
        </w:sdtPr>
        <w:sdtContent>
          <w:r w:rsidDel="00000000" w:rsidR="00000000" w:rsidRPr="00000000">
            <w:rPr>
              <w:rFonts w:ascii="Andika" w:cs="Andika" w:eastAsia="Andika" w:hAnsi="Andika"/>
              <w:b w:val="1"/>
              <w:bCs w:val="1"/>
              <w:sz w:val="24"/>
              <w:szCs w:val="24"/>
              <w:rtl w:val="0"/>
            </w:rPr>
            <w:t xml:space="preserve">3️</w:t>
          </w:r>
        </w:sdtContent>
      </w:sdt>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b w:val="1"/>
          <w:bCs w:val="1"/>
          <w:sz w:val="24"/>
          <w:szCs w:val="24"/>
          <w:rtl w:val="0"/>
        </w:rPr>
        <w:t xml:space="preserve">users Table (Admin Only Role)</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Purpose: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Manages system login access (</w:t>
      </w:r>
      <w:r w:rsidDel="00000000" w:rsidR="00000000" w:rsidRPr="00000000">
        <w:rPr>
          <w:b w:val="1"/>
          <w:bCs w:val="1"/>
          <w:sz w:val="24"/>
          <w:szCs w:val="24"/>
          <w:rtl w:val="0"/>
        </w:rPr>
        <w:t xml:space="preserve">Super Admin</w:t>
      </w:r>
      <w:r w:rsidDel="00000000" w:rsidR="00000000" w:rsidRPr="00000000">
        <w:rPr>
          <w:sz w:val="24"/>
          <w:szCs w:val="24"/>
          <w:rtl w:val="0"/>
        </w:rPr>
        <w:t xml:space="preserve"> role and </w:t>
      </w:r>
      <w:r w:rsidDel="00000000" w:rsidR="00000000" w:rsidRPr="00000000">
        <w:rPr>
          <w:b w:val="1"/>
          <w:bCs w:val="1"/>
          <w:sz w:val="24"/>
          <w:szCs w:val="24"/>
          <w:rtl w:val="0"/>
        </w:rPr>
        <w:t xml:space="preserve">Admin</w:t>
      </w:r>
      <w:r w:rsidDel="00000000" w:rsidR="00000000" w:rsidRPr="00000000">
        <w:rPr>
          <w:sz w:val="24"/>
          <w:szCs w:val="24"/>
          <w:rtl w:val="0"/>
        </w:rPr>
        <w:t xml:space="preserve"> role supported).</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Table Structure:</w:t>
      </w:r>
    </w:p>
    <w:sdt>
      <w:sdtPr>
        <w:lock w:val="contentLocked"/>
        <w:id w:val="-418593657"/>
        <w:tag w:val="goog_rdk_1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510"/>
            <w:gridCol w:w="3600"/>
            <w:tblGridChange w:id="0">
              <w:tblGrid>
                <w:gridCol w:w="2250"/>
                <w:gridCol w:w="3510"/>
                <w:gridCol w:w="3600"/>
              </w:tblGrid>
            </w:tblGridChange>
          </w:tblGrid>
          <w:tr>
            <w:trPr>
              <w:cantSplit w:val="0"/>
              <w:trHeight w:val="1007.373046875" w:hRule="atLeast"/>
              <w:tblHeader w:val="0"/>
            </w:trPr>
            <w:tc>
              <w:tcPr>
                <w:vAlign w:val="center"/>
              </w:tcPr>
              <w:p w:rsidR="00000000" w:rsidDel="00000000" w:rsidP="00000000" w:rsidRDefault="00000000" w:rsidRPr="00000000" w14:paraId="0000006A">
                <w:pPr>
                  <w:spacing w:after="240" w:before="240" w:lineRule="auto"/>
                  <w:rPr>
                    <w:b w:val="1"/>
                    <w:bCs w:val="1"/>
                    <w:sz w:val="24"/>
                    <w:szCs w:val="24"/>
                  </w:rPr>
                </w:pPr>
                <w:r w:rsidDel="00000000" w:rsidR="00000000" w:rsidRPr="00000000">
                  <w:rPr>
                    <w:b w:val="1"/>
                    <w:bCs w:val="1"/>
                    <w:sz w:val="24"/>
                    <w:szCs w:val="24"/>
                    <w:rtl w:val="0"/>
                  </w:rPr>
                  <w:t xml:space="preserve">Column Name</w:t>
                </w:r>
              </w:p>
            </w:tc>
            <w:tc>
              <w:tcPr>
                <w:vAlign w:val="center"/>
              </w:tcPr>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Data Type</w:t>
                </w:r>
              </w:p>
            </w:tc>
            <w:tc>
              <w:tcPr>
                <w:vAlign w:val="center"/>
              </w:tcPr>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1007.373046875" w:hRule="atLeast"/>
              <w:tblHeader w:val="0"/>
            </w:trPr>
            <w:tc>
              <w:tcPr>
                <w:vAlign w:val="center"/>
              </w:tcPr>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user_id</w:t>
                </w:r>
              </w:p>
            </w:tc>
            <w:tc>
              <w:tcPr>
                <w:vAlign w:val="center"/>
              </w:tcPr>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INT (PK, AI)</w:t>
                </w:r>
              </w:p>
            </w:tc>
            <w:tc>
              <w:tcPr>
                <w:vAlign w:val="center"/>
              </w:tcPr>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Unique user ID</w:t>
                </w:r>
              </w:p>
            </w:tc>
          </w:tr>
          <w:tr>
            <w:trPr>
              <w:cantSplit w:val="0"/>
              <w:trHeight w:val="1007.373046875" w:hRule="atLeast"/>
              <w:tblHeader w:val="0"/>
            </w:trPr>
            <w:tc>
              <w:tcPr>
                <w:vAlign w:val="center"/>
              </w:tcPr>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username</w:t>
                </w:r>
              </w:p>
            </w:tc>
            <w:tc>
              <w:tcPr>
                <w:vAlign w:val="center"/>
              </w:tcPr>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VARCHAR(100)</w:t>
                </w:r>
              </w:p>
            </w:tc>
            <w:tc>
              <w:tcPr>
                <w:vAlign w:val="center"/>
              </w:tcPr>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Admin username</w:t>
                </w:r>
              </w:p>
            </w:tc>
          </w:tr>
          <w:tr>
            <w:trPr>
              <w:cantSplit w:val="0"/>
              <w:trHeight w:val="1007.373046875" w:hRule="atLeast"/>
              <w:tblHeader w:val="0"/>
            </w:trPr>
            <w:tc>
              <w:tcPr>
                <w:vAlign w:val="center"/>
              </w:tcPr>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password</w:t>
                </w:r>
              </w:p>
            </w:tc>
            <w:tc>
              <w:tcPr>
                <w:vAlign w:val="center"/>
              </w:tcPr>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VARCHAR(255)</w:t>
                </w:r>
              </w:p>
            </w:tc>
            <w:tc>
              <w:tcPr>
                <w:vAlign w:val="center"/>
              </w:tcPr>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password</w:t>
                </w:r>
              </w:p>
            </w:tc>
          </w:tr>
          <w:tr>
            <w:trPr>
              <w:cantSplit w:val="0"/>
              <w:trHeight w:val="1007.373046875" w:hRule="atLeast"/>
              <w:tblHeader w:val="0"/>
            </w:trPr>
            <w:tc>
              <w:tcPr>
                <w:vAlign w:val="center"/>
              </w:tcPr>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branch_id</w:t>
                </w:r>
              </w:p>
            </w:tc>
            <w:tc>
              <w:tcPr>
                <w:vAlign w:val="center"/>
              </w:tcPr>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INT (FK)</w:t>
                </w:r>
              </w:p>
            </w:tc>
            <w:tc>
              <w:tcPr>
                <w:vAlign w:val="center"/>
              </w:tcPr>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Assigned branch</w:t>
                </w:r>
              </w:p>
            </w:tc>
          </w:tr>
          <w:tr>
            <w:trPr>
              <w:cantSplit w:val="0"/>
              <w:trHeight w:val="1007.373046875" w:hRule="atLeast"/>
              <w:tblHeader w:val="0"/>
            </w:trPr>
            <w:tc>
              <w:tcPr>
                <w:vAlign w:val="center"/>
              </w:tcPr>
              <w:p w:rsidR="00000000" w:rsidDel="00000000" w:rsidP="00000000" w:rsidRDefault="00000000" w:rsidRPr="00000000" w14:paraId="00000079">
                <w:pPr>
                  <w:spacing w:after="240" w:before="240" w:lineRule="auto"/>
                  <w:rPr>
                    <w:sz w:val="16"/>
                    <w:szCs w:val="16"/>
                  </w:rPr>
                </w:pPr>
                <w:r w:rsidDel="00000000" w:rsidR="00000000" w:rsidRPr="00000000">
                  <w:rPr>
                    <w:sz w:val="24"/>
                    <w:szCs w:val="24"/>
                    <w:rtl w:val="0"/>
                  </w:rPr>
                  <w:t xml:space="preserve">role</w:t>
                </w:r>
                <w:r w:rsidDel="00000000" w:rsidR="00000000" w:rsidRPr="00000000">
                  <w:rPr>
                    <w:rtl w:val="0"/>
                  </w:rPr>
                </w:r>
              </w:p>
            </w:tc>
            <w:tc>
              <w:tcPr>
                <w:vAlign w:val="center"/>
              </w:tcPr>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ENUM('Super Admin', 'Admin')</w:t>
                </w:r>
              </w:p>
            </w:tc>
            <w:tc>
              <w:tcPr>
                <w:vAlign w:val="center"/>
              </w:tcPr>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Super Admin and Admin role supported</w:t>
                </w:r>
              </w:p>
            </w:tc>
          </w:tr>
          <w:tr>
            <w:trPr>
              <w:cantSplit w:val="0"/>
              <w:trHeight w:val="1007.373046875" w:hRule="atLeast"/>
              <w:tblHeader w:val="0"/>
            </w:trPr>
            <w:tc>
              <w:tcPr>
                <w:vAlign w:val="center"/>
              </w:tcPr>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email</w:t>
                </w:r>
              </w:p>
            </w:tc>
            <w:tc>
              <w:tcPr>
                <w:vAlign w:val="center"/>
              </w:tcPr>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VARCHAR(255) (UNIQUE)</w:t>
                </w:r>
              </w:p>
            </w:tc>
            <w:tc>
              <w:tcPr>
                <w:vAlign w:val="center"/>
              </w:tcPr>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Super Admin and Admin email ID</w:t>
                </w:r>
              </w:p>
            </w:tc>
          </w:tr>
        </w:tbl>
      </w:sdtContent>
    </w:sdt>
    <w:p w:rsidR="00000000" w:rsidDel="00000000" w:rsidP="00000000" w:rsidRDefault="00000000" w:rsidRPr="00000000" w14:paraId="0000007F">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Key Points:</w:t>
      </w:r>
    </w:p>
    <w:p w:rsidR="00000000" w:rsidDel="00000000" w:rsidP="00000000" w:rsidRDefault="00000000" w:rsidRPr="00000000" w14:paraId="00000080">
      <w:pPr>
        <w:numPr>
          <w:ilvl w:val="0"/>
          <w:numId w:val="9"/>
        </w:numPr>
        <w:spacing w:after="24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Super Admin</w:t>
      </w:r>
      <w:r w:rsidDel="00000000" w:rsidR="00000000" w:rsidRPr="00000000">
        <w:rPr>
          <w:sz w:val="24"/>
          <w:szCs w:val="24"/>
          <w:rtl w:val="0"/>
        </w:rPr>
        <w:t xml:space="preserve"> can create and view data for </w:t>
      </w:r>
      <w:r w:rsidDel="00000000" w:rsidR="00000000" w:rsidRPr="00000000">
        <w:rPr>
          <w:b w:val="1"/>
          <w:bCs w:val="1"/>
          <w:sz w:val="24"/>
          <w:szCs w:val="24"/>
          <w:rtl w:val="0"/>
        </w:rPr>
        <w:t xml:space="preserve">all branches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1">
      <w:pPr>
        <w:spacing w:after="240" w:before="240" w:lineRule="auto"/>
        <w:ind w:left="720"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Admin</w:t>
      </w:r>
      <w:r w:rsidDel="00000000" w:rsidR="00000000" w:rsidRPr="00000000">
        <w:rPr>
          <w:sz w:val="24"/>
          <w:szCs w:val="24"/>
          <w:rtl w:val="0"/>
        </w:rPr>
        <w:t xml:space="preserve"> can create and view data </w:t>
      </w:r>
      <w:r w:rsidDel="00000000" w:rsidR="00000000" w:rsidRPr="00000000">
        <w:rPr>
          <w:b w:val="1"/>
          <w:bCs w:val="1"/>
          <w:sz w:val="24"/>
          <w:szCs w:val="24"/>
          <w:rtl w:val="0"/>
        </w:rPr>
        <w:t xml:space="preserve">only for their respective branch</w:t>
      </w:r>
      <w:r w:rsidDel="00000000" w:rsidR="00000000" w:rsidRPr="00000000">
        <w:rPr>
          <w:sz w:val="24"/>
          <w:szCs w:val="24"/>
          <w:rtl w:val="0"/>
        </w:rPr>
        <w:t xml:space="preserve">.</w:t>
      </w:r>
    </w:p>
    <w:p w:rsidR="00000000" w:rsidDel="00000000" w:rsidP="00000000" w:rsidRDefault="00000000" w:rsidRPr="00000000" w14:paraId="00000082">
      <w:pPr>
        <w:numPr>
          <w:ilvl w:val="0"/>
          <w:numId w:val="9"/>
        </w:numPr>
        <w:spacing w:after="240" w:before="240" w:lineRule="auto"/>
        <w:ind w:left="720" w:hanging="360"/>
        <w:rPr>
          <w:sz w:val="24"/>
          <w:szCs w:val="24"/>
        </w:rPr>
      </w:pPr>
      <w:r w:rsidDel="00000000" w:rsidR="00000000" w:rsidRPr="00000000">
        <w:rPr>
          <w:sz w:val="24"/>
          <w:szCs w:val="24"/>
          <w:rtl w:val="0"/>
        </w:rPr>
        <w:t xml:space="preserve">Email must be unique</w:t>
      </w:r>
    </w:p>
    <w:p w:rsidR="00000000" w:rsidDel="00000000" w:rsidP="00000000" w:rsidRDefault="00000000" w:rsidRPr="00000000" w14:paraId="000000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sz w:val="24"/>
          <w:szCs w:val="24"/>
        </w:rPr>
      </w:pPr>
      <w:sdt>
        <w:sdtPr>
          <w:id w:val="-1284749457"/>
          <w:tag w:val="goog_rdk_11"/>
        </w:sdtPr>
        <w:sdtContent>
          <w:r w:rsidDel="00000000" w:rsidR="00000000" w:rsidRPr="00000000">
            <w:rPr>
              <w:rFonts w:ascii="Andika" w:cs="Andika" w:eastAsia="Andika" w:hAnsi="Andika"/>
              <w:b w:val="1"/>
              <w:bCs w:val="1"/>
              <w:sz w:val="24"/>
              <w:szCs w:val="24"/>
              <w:rtl w:val="0"/>
            </w:rPr>
            <w:t xml:space="preserve">4️</w:t>
          </w:r>
        </w:sdtContent>
      </w:sdt>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b w:val="1"/>
          <w:bCs w:val="1"/>
          <w:sz w:val="24"/>
          <w:szCs w:val="24"/>
          <w:rtl w:val="0"/>
        </w:rPr>
        <w:t xml:space="preserve">payment_splits Table</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Purpose: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Handles multiple payments for a single sale.</w:t>
      </w:r>
    </w:p>
    <w:sdt>
      <w:sdtPr>
        <w:lock w:val="contentLocked"/>
        <w:id w:val="-1339899938"/>
        <w:tag w:val="goog_rdk_1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Column Name</w:t>
                </w:r>
              </w:p>
            </w:tc>
            <w:tc>
              <w:tcPr>
                <w:vAlign w:val="center"/>
              </w:tcPr>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Data Type</w:t>
                </w:r>
              </w:p>
            </w:tc>
            <w:tc>
              <w:tcPr>
                <w:vAlign w:val="center"/>
              </w:tcPr>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payment_id</w:t>
                </w:r>
              </w:p>
            </w:tc>
            <w:tc>
              <w:tcPr>
                <w:vAlign w:val="center"/>
              </w:tcPr>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INT (PK, AI)</w:t>
                </w:r>
              </w:p>
            </w:tc>
            <w:tc>
              <w:tcPr>
                <w:vAlign w:val="center"/>
              </w:tcPr>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Unique payment transaction ID</w:t>
                </w:r>
              </w:p>
            </w:tc>
          </w:tr>
          <w:tr>
            <w:trPr>
              <w:cantSplit w:val="0"/>
              <w:tblHeader w:val="0"/>
            </w:trPr>
            <w:tc>
              <w:tcPr>
                <w:vAlign w:val="center"/>
              </w:tcPr>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sale_id</w:t>
                </w:r>
              </w:p>
            </w:tc>
            <w:tc>
              <w:tcPr>
                <w:vAlign w:val="center"/>
              </w:tcPr>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INT (FK)</w:t>
                </w:r>
              </w:p>
            </w:tc>
            <w:tc>
              <w:tcPr>
                <w:vAlign w:val="center"/>
              </w:tcPr>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References sales table</w:t>
                </w:r>
              </w:p>
            </w:tc>
          </w:tr>
          <w:tr>
            <w:trPr>
              <w:cantSplit w:val="0"/>
              <w:tblHeader w:val="0"/>
            </w:trPr>
            <w:tc>
              <w:tcPr>
                <w:vAlign w:val="center"/>
              </w:tcPr>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payment_date</w:t>
                </w:r>
              </w:p>
            </w:tc>
            <w:tc>
              <w:tcPr>
                <w:vAlign w:val="center"/>
              </w:tcPr>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DATE</w:t>
                </w:r>
              </w:p>
            </w:tc>
            <w:tc>
              <w:tcPr>
                <w:vAlign w:val="center"/>
              </w:tcPr>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Date of payment</w:t>
                </w:r>
              </w:p>
            </w:tc>
          </w:tr>
          <w:tr>
            <w:trPr>
              <w:cantSplit w:val="0"/>
              <w:tblHeader w:val="0"/>
            </w:trPr>
            <w:tc>
              <w:tcPr>
                <w:vAlign w:val="center"/>
              </w:tcPr>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amount_paid</w:t>
                </w:r>
              </w:p>
            </w:tc>
            <w:tc>
              <w:tcPr>
                <w:vAlign w:val="center"/>
              </w:tcPr>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DECIMAL(12,2)</w:t>
                </w:r>
              </w:p>
            </w:tc>
            <w:tc>
              <w:tcPr>
                <w:vAlign w:val="center"/>
              </w:tcPr>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Payment amount</w:t>
                </w:r>
              </w:p>
            </w:tc>
          </w:tr>
          <w:tr>
            <w:trPr>
              <w:cantSplit w:val="0"/>
              <w:tblHeader w:val="0"/>
            </w:trPr>
            <w:tc>
              <w:tcPr>
                <w:vAlign w:val="center"/>
              </w:tcPr>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payment_method</w:t>
                </w:r>
              </w:p>
            </w:tc>
            <w:tc>
              <w:tcPr>
                <w:vAlign w:val="center"/>
              </w:tcPr>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VARCHAR(50)</w:t>
                </w:r>
              </w:p>
            </w:tc>
            <w:tc>
              <w:tcPr>
                <w:vAlign w:val="center"/>
              </w:tcPr>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Cash / UPI / Card</w:t>
                </w:r>
              </w:p>
            </w:tc>
          </w:tr>
        </w:tbl>
      </w:sdtContent>
    </w:sdt>
    <w:p w:rsidR="00000000" w:rsidDel="00000000" w:rsidP="00000000" w:rsidRDefault="00000000" w:rsidRPr="00000000" w14:paraId="00000099">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Table Structure:</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Key Logic:</w:t>
      </w:r>
    </w:p>
    <w:p w:rsidR="00000000" w:rsidDel="00000000" w:rsidP="00000000" w:rsidRDefault="00000000" w:rsidRPr="00000000" w14:paraId="0000009B">
      <w:pPr>
        <w:numPr>
          <w:ilvl w:val="0"/>
          <w:numId w:val="10"/>
        </w:numPr>
        <w:spacing w:after="240" w:before="240" w:lineRule="auto"/>
        <w:ind w:left="720" w:hanging="360"/>
        <w:rPr>
          <w:sz w:val="24"/>
          <w:szCs w:val="24"/>
        </w:rPr>
      </w:pPr>
      <w:r w:rsidDel="00000000" w:rsidR="00000000" w:rsidRPr="00000000">
        <w:rPr>
          <w:sz w:val="24"/>
          <w:szCs w:val="24"/>
          <w:rtl w:val="0"/>
        </w:rPr>
        <w:t xml:space="preserve">Multiple payment records can exist for one sale</w:t>
      </w:r>
    </w:p>
    <w:p w:rsidR="00000000" w:rsidDel="00000000" w:rsidP="00000000" w:rsidRDefault="00000000" w:rsidRPr="00000000" w14:paraId="0000009C">
      <w:pPr>
        <w:numPr>
          <w:ilvl w:val="0"/>
          <w:numId w:val="10"/>
        </w:numPr>
        <w:spacing w:after="240" w:before="240" w:lineRule="auto"/>
        <w:ind w:left="720" w:hanging="360"/>
        <w:rPr>
          <w:sz w:val="24"/>
          <w:szCs w:val="24"/>
        </w:rPr>
      </w:pPr>
      <w:r w:rsidDel="00000000" w:rsidR="00000000" w:rsidRPr="00000000">
        <w:rPr>
          <w:sz w:val="24"/>
          <w:szCs w:val="24"/>
          <w:rtl w:val="0"/>
        </w:rPr>
        <w:t xml:space="preserve">Trigger automatically updates received_amount in sales table</w:t>
      </w:r>
    </w:p>
    <w:p w:rsidR="00000000" w:rsidDel="00000000" w:rsidP="00000000" w:rsidRDefault="00000000" w:rsidRPr="00000000" w14:paraId="0000009D">
      <w:pPr>
        <w:numPr>
          <w:ilvl w:val="0"/>
          <w:numId w:val="10"/>
        </w:numPr>
        <w:spacing w:after="240" w:before="240" w:lineRule="auto"/>
        <w:ind w:left="720" w:hanging="360"/>
        <w:rPr>
          <w:sz w:val="24"/>
          <w:szCs w:val="24"/>
        </w:rPr>
      </w:pPr>
      <w:r w:rsidDel="00000000" w:rsidR="00000000" w:rsidRPr="00000000">
        <w:rPr>
          <w:sz w:val="24"/>
          <w:szCs w:val="24"/>
          <w:rtl w:val="0"/>
        </w:rPr>
        <w:t xml:space="preserve">Supports partial payments</w:t>
      </w:r>
    </w:p>
    <w:p w:rsidR="00000000" w:rsidDel="00000000" w:rsidP="00000000" w:rsidRDefault="00000000" w:rsidRPr="00000000" w14:paraId="0000009E">
      <w:pPr>
        <w:numPr>
          <w:ilvl w:val="0"/>
          <w:numId w:val="10"/>
        </w:numPr>
        <w:spacing w:after="240" w:before="240" w:lineRule="auto"/>
        <w:ind w:left="720" w:hanging="360"/>
        <w:rPr>
          <w:sz w:val="24"/>
          <w:szCs w:val="24"/>
        </w:rPr>
      </w:pPr>
      <w:r w:rsidDel="00000000" w:rsidR="00000000" w:rsidRPr="00000000">
        <w:rPr>
          <w:sz w:val="24"/>
          <w:szCs w:val="24"/>
          <w:rtl w:val="0"/>
        </w:rPr>
        <w:t xml:space="preserve">Ensures financial consistency</w:t>
      </w:r>
    </w:p>
    <w:p w:rsidR="00000000" w:rsidDel="00000000" w:rsidP="00000000" w:rsidRDefault="00000000" w:rsidRPr="00000000" w14:paraId="0000009F">
      <w:pPr>
        <w:spacing w:after="240" w:before="240" w:lineRule="auto"/>
        <w:rPr>
          <w:rFonts w:ascii="Quattrocento Sans" w:cs="Quattrocento Sans" w:eastAsia="Quattrocento Sans" w:hAnsi="Quattrocento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AUTOMATION LOGIC (TRIGGERS)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Triggers will run:</w:t>
      </w:r>
    </w:p>
    <w:p w:rsidR="00000000" w:rsidDel="00000000" w:rsidP="00000000" w:rsidRDefault="00000000" w:rsidRPr="00000000" w14:paraId="000000A2">
      <w:pPr>
        <w:numPr>
          <w:ilvl w:val="0"/>
          <w:numId w:val="11"/>
        </w:numPr>
        <w:spacing w:after="240" w:before="240" w:lineRule="auto"/>
        <w:ind w:left="720" w:hanging="360"/>
        <w:rPr>
          <w:sz w:val="24"/>
          <w:szCs w:val="24"/>
        </w:rPr>
      </w:pPr>
      <w:r w:rsidDel="00000000" w:rsidR="00000000" w:rsidRPr="00000000">
        <w:rPr>
          <w:sz w:val="24"/>
          <w:szCs w:val="24"/>
          <w:rtl w:val="0"/>
        </w:rPr>
        <w:t xml:space="preserve">AFTER INSERT on payment_splits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Each trigger will:</w:t>
      </w:r>
    </w:p>
    <w:p w:rsidR="00000000" w:rsidDel="00000000" w:rsidP="00000000" w:rsidRDefault="00000000" w:rsidRPr="00000000" w14:paraId="000000A4">
      <w:pPr>
        <w:numPr>
          <w:ilvl w:val="0"/>
          <w:numId w:val="12"/>
        </w:numPr>
        <w:spacing w:after="240" w:before="240" w:lineRule="auto"/>
        <w:ind w:left="720" w:hanging="360"/>
        <w:rPr>
          <w:sz w:val="24"/>
          <w:szCs w:val="24"/>
        </w:rPr>
      </w:pPr>
      <w:r w:rsidDel="00000000" w:rsidR="00000000" w:rsidRPr="00000000">
        <w:rPr>
          <w:sz w:val="24"/>
          <w:szCs w:val="24"/>
          <w:rtl w:val="0"/>
        </w:rPr>
        <w:t xml:space="preserve">Calculate total amount_paid for that sale</w:t>
      </w:r>
    </w:p>
    <w:p w:rsidR="00000000" w:rsidDel="00000000" w:rsidP="00000000" w:rsidRDefault="00000000" w:rsidRPr="00000000" w14:paraId="000000A5">
      <w:pPr>
        <w:numPr>
          <w:ilvl w:val="0"/>
          <w:numId w:val="12"/>
        </w:numPr>
        <w:spacing w:after="240" w:before="240" w:lineRule="auto"/>
        <w:ind w:left="720" w:hanging="360"/>
        <w:rPr>
          <w:sz w:val="24"/>
          <w:szCs w:val="24"/>
        </w:rPr>
      </w:pPr>
      <w:r w:rsidDel="00000000" w:rsidR="00000000" w:rsidRPr="00000000">
        <w:rPr>
          <w:sz w:val="24"/>
          <w:szCs w:val="24"/>
          <w:rtl w:val="0"/>
        </w:rPr>
        <w:t xml:space="preserve">Update received_amount in customer_sales table</w:t>
      </w:r>
    </w:p>
    <w:p w:rsidR="00000000" w:rsidDel="00000000" w:rsidP="00000000" w:rsidRDefault="00000000" w:rsidRPr="00000000" w14:paraId="000000A6">
      <w:pPr>
        <w:numPr>
          <w:ilvl w:val="0"/>
          <w:numId w:val="12"/>
        </w:numPr>
        <w:spacing w:after="240" w:before="240" w:lineRule="auto"/>
        <w:ind w:left="720" w:hanging="360"/>
        <w:rPr>
          <w:sz w:val="24"/>
          <w:szCs w:val="24"/>
        </w:rPr>
      </w:pPr>
      <w:r w:rsidDel="00000000" w:rsidR="00000000" w:rsidRPr="00000000">
        <w:rPr>
          <w:sz w:val="24"/>
          <w:szCs w:val="24"/>
          <w:rtl w:val="0"/>
        </w:rPr>
        <w:t xml:space="preserve">Automatically adjust pending_amount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This ensures:</w:t>
      </w:r>
    </w:p>
    <w:p w:rsidR="00000000" w:rsidDel="00000000" w:rsidP="00000000" w:rsidRDefault="00000000" w:rsidRPr="00000000" w14:paraId="000000A8">
      <w:pPr>
        <w:numPr>
          <w:ilvl w:val="0"/>
          <w:numId w:val="13"/>
        </w:numPr>
        <w:spacing w:after="240" w:before="240" w:lineRule="auto"/>
        <w:ind w:left="720" w:hanging="360"/>
        <w:rPr>
          <w:sz w:val="24"/>
          <w:szCs w:val="24"/>
        </w:rPr>
      </w:pPr>
      <w:r w:rsidDel="00000000" w:rsidR="00000000" w:rsidRPr="00000000">
        <w:rPr>
          <w:sz w:val="24"/>
          <w:szCs w:val="24"/>
          <w:rtl w:val="0"/>
        </w:rPr>
        <w:t xml:space="preserve">No manual financial calculation</w:t>
      </w:r>
    </w:p>
    <w:p w:rsidR="00000000" w:rsidDel="00000000" w:rsidP="00000000" w:rsidRDefault="00000000" w:rsidRPr="00000000" w14:paraId="000000A9">
      <w:pPr>
        <w:numPr>
          <w:ilvl w:val="0"/>
          <w:numId w:val="13"/>
        </w:numPr>
        <w:spacing w:after="240" w:before="240" w:lineRule="auto"/>
        <w:ind w:left="720" w:hanging="360"/>
        <w:rPr>
          <w:sz w:val="24"/>
          <w:szCs w:val="24"/>
        </w:rPr>
      </w:pPr>
      <w:r w:rsidDel="00000000" w:rsidR="00000000" w:rsidRPr="00000000">
        <w:rPr>
          <w:sz w:val="24"/>
          <w:szCs w:val="24"/>
          <w:rtl w:val="0"/>
        </w:rPr>
        <w:t xml:space="preserve">Accurate pending tracking</w:t>
      </w:r>
    </w:p>
    <w:p w:rsidR="00000000" w:rsidDel="00000000" w:rsidP="00000000" w:rsidRDefault="00000000" w:rsidRPr="00000000" w14:paraId="000000AA">
      <w:pPr>
        <w:numPr>
          <w:ilvl w:val="0"/>
          <w:numId w:val="13"/>
        </w:numPr>
        <w:spacing w:after="240" w:before="240" w:lineRule="auto"/>
        <w:ind w:left="720" w:hanging="360"/>
        <w:rPr>
          <w:sz w:val="24"/>
          <w:szCs w:val="24"/>
        </w:rPr>
      </w:pPr>
      <w:r w:rsidDel="00000000" w:rsidR="00000000" w:rsidRPr="00000000">
        <w:rPr>
          <w:sz w:val="24"/>
          <w:szCs w:val="24"/>
          <w:rtl w:val="0"/>
        </w:rPr>
        <w:t xml:space="preserve">Real-time payment update</w:t>
      </w:r>
    </w:p>
    <w:p w:rsidR="00000000" w:rsidDel="00000000" w:rsidP="00000000" w:rsidRDefault="00000000" w:rsidRPr="00000000" w14:paraId="000000A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TABLE RELATIONSHIP SUMMARY</w:t>
      </w:r>
    </w:p>
    <w:p w:rsidR="00000000" w:rsidDel="00000000" w:rsidP="00000000" w:rsidRDefault="00000000" w:rsidRPr="00000000" w14:paraId="000000AD">
      <w:pPr>
        <w:spacing w:after="240" w:before="240" w:lineRule="auto"/>
        <w:rPr>
          <w:sz w:val="24"/>
          <w:szCs w:val="24"/>
        </w:rPr>
      </w:pPr>
      <w:sdt>
        <w:sdtPr>
          <w:id w:val="661314215"/>
          <w:tag w:val="goog_rdk_13"/>
        </w:sdtPr>
        <w:sdtContent>
          <w:r w:rsidDel="00000000" w:rsidR="00000000" w:rsidRPr="00000000">
            <w:rPr>
              <w:rFonts w:ascii="Arial Unicode MS" w:cs="Arial Unicode MS" w:eastAsia="Arial Unicode MS" w:hAnsi="Arial Unicode MS"/>
              <w:sz w:val="24"/>
              <w:szCs w:val="24"/>
              <w:rtl w:val="0"/>
            </w:rPr>
            <w:t xml:space="preserve">branches (1) → (Many) customer_sales</w:t>
            <w:br w:type="textWrapping"/>
            <w:t xml:space="preserve">customer_sales (1) → (Many) payment_splits</w:t>
            <w:br w:type="textWrapping"/>
            <w:t xml:space="preserve">branches (1) → (Many) users</w:t>
          </w:r>
        </w:sdtContent>
      </w:sdt>
    </w:p>
    <w:p w:rsidR="00000000" w:rsidDel="00000000" w:rsidP="00000000" w:rsidRDefault="00000000" w:rsidRPr="00000000" w14:paraId="000000A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B0">
      <w:pPr>
        <w:spacing w:after="240" w:before="240" w:lineRule="auto"/>
        <w:rPr>
          <w:b w:val="1"/>
          <w:bCs w:val="1"/>
          <w:sz w:val="24"/>
          <w:szCs w:val="24"/>
        </w:rPr>
      </w:pPr>
      <w:sdt>
        <w:sdtPr>
          <w:id w:val="-1126192210"/>
          <w:tag w:val="goog_rdk_14"/>
        </w:sdtPr>
        <w:sdtContent>
          <w:r w:rsidDel="00000000" w:rsidR="00000000" w:rsidRPr="00000000">
            <w:rPr>
              <w:rFonts w:ascii="Andika" w:cs="Andika" w:eastAsia="Andika" w:hAnsi="Andika"/>
              <w:b w:val="1"/>
              <w:bCs w:val="1"/>
              <w:sz w:val="24"/>
              <w:szCs w:val="24"/>
              <w:rtl w:val="0"/>
            </w:rPr>
            <w:t xml:space="preserve">1️</w:t>
          </w:r>
        </w:sdtContent>
      </w:sdt>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b w:val="1"/>
          <w:bCs w:val="1"/>
          <w:sz w:val="24"/>
          <w:szCs w:val="24"/>
          <w:rtl w:val="0"/>
        </w:rPr>
        <w:t xml:space="preserve">Database Design (MySQL)</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Create a structured database: </w:t>
      </w:r>
      <w:r w:rsidDel="00000000" w:rsidR="00000000" w:rsidRPr="00000000">
        <w:rPr>
          <w:b w:val="1"/>
          <w:bCs w:val="1"/>
          <w:sz w:val="24"/>
          <w:szCs w:val="24"/>
          <w:rtl w:val="0"/>
        </w:rPr>
        <w:t xml:space="preserve">Sales Management System</w:t>
      </w: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Design Relational Tables:</w:t>
      </w:r>
    </w:p>
    <w:p w:rsidR="00000000" w:rsidDel="00000000" w:rsidP="00000000" w:rsidRDefault="00000000" w:rsidRPr="00000000" w14:paraId="000000B3">
      <w:pPr>
        <w:numPr>
          <w:ilvl w:val="0"/>
          <w:numId w:val="14"/>
        </w:numPr>
        <w:spacing w:after="240" w:before="240" w:lineRule="auto"/>
        <w:ind w:left="720" w:hanging="360"/>
        <w:rPr>
          <w:sz w:val="24"/>
          <w:szCs w:val="24"/>
        </w:rPr>
      </w:pPr>
      <w:r w:rsidDel="00000000" w:rsidR="00000000" w:rsidRPr="00000000">
        <w:rPr>
          <w:b w:val="1"/>
          <w:bCs w:val="1"/>
          <w:sz w:val="24"/>
          <w:szCs w:val="24"/>
          <w:rtl w:val="0"/>
        </w:rPr>
        <w:t xml:space="preserve">branches</w:t>
      </w:r>
      <w:r w:rsidDel="00000000" w:rsidR="00000000" w:rsidRPr="00000000">
        <w:rPr>
          <w:rtl w:val="0"/>
        </w:rPr>
      </w:r>
    </w:p>
    <w:p w:rsidR="00000000" w:rsidDel="00000000" w:rsidP="00000000" w:rsidRDefault="00000000" w:rsidRPr="00000000" w14:paraId="000000B4">
      <w:pPr>
        <w:numPr>
          <w:ilvl w:val="0"/>
          <w:numId w:val="14"/>
        </w:numPr>
        <w:spacing w:after="240" w:before="240" w:lineRule="auto"/>
        <w:ind w:left="720" w:hanging="360"/>
        <w:rPr>
          <w:sz w:val="24"/>
          <w:szCs w:val="24"/>
        </w:rPr>
      </w:pPr>
      <w:r w:rsidDel="00000000" w:rsidR="00000000" w:rsidRPr="00000000">
        <w:rPr>
          <w:b w:val="1"/>
          <w:bCs w:val="1"/>
          <w:sz w:val="24"/>
          <w:szCs w:val="24"/>
          <w:rtl w:val="0"/>
        </w:rPr>
        <w:t xml:space="preserve">customer_sales</w:t>
      </w:r>
      <w:r w:rsidDel="00000000" w:rsidR="00000000" w:rsidRPr="00000000">
        <w:rPr>
          <w:rtl w:val="0"/>
        </w:rPr>
      </w:r>
    </w:p>
    <w:p w:rsidR="00000000" w:rsidDel="00000000" w:rsidP="00000000" w:rsidRDefault="00000000" w:rsidRPr="00000000" w14:paraId="000000B5">
      <w:pPr>
        <w:numPr>
          <w:ilvl w:val="0"/>
          <w:numId w:val="14"/>
        </w:numPr>
        <w:spacing w:after="240" w:before="240"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(Super Admin and Admin only)</w:t>
      </w:r>
    </w:p>
    <w:p w:rsidR="00000000" w:rsidDel="00000000" w:rsidP="00000000" w:rsidRDefault="00000000" w:rsidRPr="00000000" w14:paraId="000000B6">
      <w:pPr>
        <w:numPr>
          <w:ilvl w:val="0"/>
          <w:numId w:val="14"/>
        </w:numPr>
        <w:spacing w:after="240" w:before="240" w:lineRule="auto"/>
        <w:ind w:left="720" w:hanging="360"/>
        <w:rPr>
          <w:sz w:val="24"/>
          <w:szCs w:val="24"/>
        </w:rPr>
      </w:pPr>
      <w:r w:rsidDel="00000000" w:rsidR="00000000" w:rsidRPr="00000000">
        <w:rPr>
          <w:b w:val="1"/>
          <w:bCs w:val="1"/>
          <w:sz w:val="24"/>
          <w:szCs w:val="24"/>
          <w:rtl w:val="0"/>
        </w:rPr>
        <w:t xml:space="preserve">payment_splits</w:t>
      </w:r>
      <w:r w:rsidDel="00000000" w:rsidR="00000000" w:rsidRPr="00000000">
        <w:rPr>
          <w:rtl w:val="0"/>
        </w:rPr>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Implement:</w:t>
      </w:r>
    </w:p>
    <w:p w:rsidR="00000000" w:rsidDel="00000000" w:rsidP="00000000" w:rsidRDefault="00000000" w:rsidRPr="00000000" w14:paraId="000000B8">
      <w:pPr>
        <w:numPr>
          <w:ilvl w:val="0"/>
          <w:numId w:val="15"/>
        </w:numPr>
        <w:spacing w:after="240" w:before="240" w:lineRule="auto"/>
        <w:ind w:left="720" w:hanging="360"/>
        <w:rPr>
          <w:sz w:val="24"/>
          <w:szCs w:val="24"/>
        </w:rPr>
      </w:pPr>
      <w:r w:rsidDel="00000000" w:rsidR="00000000" w:rsidRPr="00000000">
        <w:rPr>
          <w:sz w:val="24"/>
          <w:szCs w:val="24"/>
          <w:rtl w:val="0"/>
        </w:rPr>
        <w:t xml:space="preserve">Primary Keys</w:t>
      </w:r>
    </w:p>
    <w:p w:rsidR="00000000" w:rsidDel="00000000" w:rsidP="00000000" w:rsidRDefault="00000000" w:rsidRPr="00000000" w14:paraId="000000B9">
      <w:pPr>
        <w:numPr>
          <w:ilvl w:val="0"/>
          <w:numId w:val="15"/>
        </w:numPr>
        <w:spacing w:after="240" w:before="240" w:lineRule="auto"/>
        <w:ind w:left="720" w:hanging="360"/>
        <w:rPr>
          <w:sz w:val="24"/>
          <w:szCs w:val="24"/>
        </w:rPr>
      </w:pPr>
      <w:r w:rsidDel="00000000" w:rsidR="00000000" w:rsidRPr="00000000">
        <w:rPr>
          <w:sz w:val="24"/>
          <w:szCs w:val="24"/>
          <w:rtl w:val="0"/>
        </w:rPr>
        <w:t xml:space="preserve">Foreign Keys</w:t>
      </w:r>
    </w:p>
    <w:p w:rsidR="00000000" w:rsidDel="00000000" w:rsidP="00000000" w:rsidRDefault="00000000" w:rsidRPr="00000000" w14:paraId="000000BA">
      <w:pPr>
        <w:numPr>
          <w:ilvl w:val="0"/>
          <w:numId w:val="15"/>
        </w:numPr>
        <w:spacing w:after="240" w:before="240" w:lineRule="auto"/>
        <w:ind w:left="720" w:hanging="360"/>
        <w:rPr>
          <w:sz w:val="24"/>
          <w:szCs w:val="24"/>
        </w:rPr>
      </w:pPr>
      <w:r w:rsidDel="00000000" w:rsidR="00000000" w:rsidRPr="00000000">
        <w:rPr>
          <w:sz w:val="24"/>
          <w:szCs w:val="24"/>
          <w:rtl w:val="0"/>
        </w:rPr>
        <w:t xml:space="preserve">Data Constraints</w:t>
      </w:r>
    </w:p>
    <w:p w:rsidR="00000000" w:rsidDel="00000000" w:rsidP="00000000" w:rsidRDefault="00000000" w:rsidRPr="00000000" w14:paraId="000000BB">
      <w:pPr>
        <w:numPr>
          <w:ilvl w:val="0"/>
          <w:numId w:val="15"/>
        </w:numPr>
        <w:spacing w:after="240" w:before="240" w:lineRule="auto"/>
        <w:ind w:left="720" w:hanging="360"/>
        <w:rPr>
          <w:sz w:val="24"/>
          <w:szCs w:val="24"/>
        </w:rPr>
      </w:pPr>
      <w:r w:rsidDel="00000000" w:rsidR="00000000" w:rsidRPr="00000000">
        <w:rPr>
          <w:sz w:val="24"/>
          <w:szCs w:val="24"/>
          <w:rtl w:val="0"/>
        </w:rPr>
        <w:t xml:space="preserve">ENUM status field (‘Open’, ‘Close’)</w:t>
      </w:r>
    </w:p>
    <w:p w:rsidR="00000000" w:rsidDel="00000000" w:rsidP="00000000" w:rsidRDefault="00000000" w:rsidRPr="00000000" w14:paraId="000000BC">
      <w:pPr>
        <w:numPr>
          <w:ilvl w:val="0"/>
          <w:numId w:val="15"/>
        </w:numPr>
        <w:spacing w:after="240" w:before="240" w:lineRule="auto"/>
        <w:ind w:left="720" w:hanging="360"/>
        <w:rPr>
          <w:sz w:val="24"/>
          <w:szCs w:val="24"/>
        </w:rPr>
      </w:pPr>
      <w:r w:rsidDel="00000000" w:rsidR="00000000" w:rsidRPr="00000000">
        <w:rPr>
          <w:sz w:val="24"/>
          <w:szCs w:val="24"/>
          <w:rtl w:val="0"/>
        </w:rPr>
        <w:t xml:space="preserve">UNIQUE constraint on mobile number</w:t>
      </w:r>
    </w:p>
    <w:p w:rsidR="00000000" w:rsidDel="00000000" w:rsidP="00000000" w:rsidRDefault="00000000" w:rsidRPr="00000000" w14:paraId="000000BD">
      <w:pPr>
        <w:numPr>
          <w:ilvl w:val="0"/>
          <w:numId w:val="15"/>
        </w:numPr>
        <w:spacing w:after="240" w:before="240" w:lineRule="auto"/>
        <w:ind w:left="720" w:hanging="360"/>
        <w:rPr>
          <w:sz w:val="24"/>
          <w:szCs w:val="24"/>
        </w:rPr>
      </w:pPr>
      <w:r w:rsidDel="00000000" w:rsidR="00000000" w:rsidRPr="00000000">
        <w:rPr>
          <w:sz w:val="24"/>
          <w:szCs w:val="24"/>
          <w:rtl w:val="0"/>
        </w:rPr>
        <w:t xml:space="preserve">Referential integrity between tables</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Use Generated Column:</w:t>
      </w:r>
    </w:p>
    <w:p w:rsidR="00000000" w:rsidDel="00000000" w:rsidP="00000000" w:rsidRDefault="00000000" w:rsidRPr="00000000" w14:paraId="000000C0">
      <w:pPr>
        <w:numPr>
          <w:ilvl w:val="0"/>
          <w:numId w:val="16"/>
        </w:numPr>
        <w:spacing w:after="240" w:before="240" w:lineRule="auto"/>
        <w:ind w:left="720" w:hanging="360"/>
        <w:rPr>
          <w:sz w:val="24"/>
          <w:szCs w:val="24"/>
        </w:rPr>
      </w:pPr>
      <w:r w:rsidDel="00000000" w:rsidR="00000000" w:rsidRPr="00000000">
        <w:rPr>
          <w:sz w:val="24"/>
          <w:szCs w:val="24"/>
          <w:rtl w:val="0"/>
        </w:rPr>
        <w:t xml:space="preserve">pending_amount = gross_sales - received_amount</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This ensures automatic calculation of outstanding balance.</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This system supports:</w:t>
      </w:r>
    </w:p>
    <w:p w:rsidR="00000000" w:rsidDel="00000000" w:rsidP="00000000" w:rsidRDefault="00000000" w:rsidRPr="00000000" w14:paraId="000000C3">
      <w:pPr>
        <w:spacing w:after="240" w:before="240" w:lineRule="auto"/>
        <w:rPr>
          <w:b w:val="1"/>
          <w:bCs w:val="1"/>
          <w:sz w:val="24"/>
          <w:szCs w:val="24"/>
        </w:rPr>
      </w:pPr>
      <w:sdt>
        <w:sdtPr>
          <w:id w:val="81388539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Multi-branch data storage</w:t>
        <w:br w:type="textWrapping"/>
      </w:r>
      <w:sdt>
        <w:sdtPr>
          <w:id w:val="91641345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Centralized monitoring</w:t>
        <w:br w:type="textWrapping"/>
      </w:r>
      <w:sdt>
        <w:sdtPr>
          <w:id w:val="-69671013"/>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Full access for </w:t>
      </w:r>
      <w:r w:rsidDel="00000000" w:rsidR="00000000" w:rsidRPr="00000000">
        <w:rPr>
          <w:b w:val="1"/>
          <w:bCs w:val="1"/>
          <w:sz w:val="24"/>
          <w:szCs w:val="24"/>
          <w:rtl w:val="0"/>
        </w:rPr>
        <w:t xml:space="preserve">Super Admin</w:t>
      </w:r>
      <w:r w:rsidDel="00000000" w:rsidR="00000000" w:rsidRPr="00000000">
        <w:rPr>
          <w:sz w:val="24"/>
          <w:szCs w:val="24"/>
          <w:rtl w:val="0"/>
        </w:rPr>
        <w:t xml:space="preserve"> across all branches</w:t>
      </w:r>
      <w:r w:rsidDel="00000000" w:rsidR="00000000" w:rsidRPr="00000000">
        <w:rPr>
          <w:rtl w:val="0"/>
        </w:rPr>
      </w:r>
    </w:p>
    <w:p w:rsidR="00000000" w:rsidDel="00000000" w:rsidP="00000000" w:rsidRDefault="00000000" w:rsidRPr="00000000" w14:paraId="000000C4">
      <w:pPr>
        <w:spacing w:after="240" w:before="240" w:lineRule="auto"/>
        <w:rPr>
          <w:b w:val="1"/>
          <w:bCs w:val="1"/>
          <w:sz w:val="24"/>
          <w:szCs w:val="24"/>
        </w:rPr>
      </w:pPr>
      <w:sdt>
        <w:sdtPr>
          <w:id w:val="-1319575822"/>
          <w:tag w:val="goog_rdk_18"/>
        </w:sdtPr>
        <w:sdtContent>
          <w:r w:rsidDel="00000000" w:rsidR="00000000" w:rsidRPr="00000000">
            <w:rPr>
              <w:rFonts w:ascii="Andika" w:cs="Andika" w:eastAsia="Andika" w:hAnsi="Andika"/>
              <w:b w:val="1"/>
              <w:bCs w:val="1"/>
              <w:sz w:val="24"/>
              <w:szCs w:val="24"/>
              <w:rtl w:val="0"/>
            </w:rPr>
            <w:t xml:space="preserve">2️</w:t>
          </w:r>
        </w:sdtContent>
      </w:sdt>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b w:val="1"/>
          <w:bCs w:val="1"/>
          <w:sz w:val="24"/>
          <w:szCs w:val="24"/>
          <w:rtl w:val="0"/>
        </w:rPr>
        <w:t xml:space="preserve">Trigger Implementation</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Implement triggers on </w:t>
      </w:r>
      <w:r w:rsidDel="00000000" w:rsidR="00000000" w:rsidRPr="00000000">
        <w:rPr>
          <w:b w:val="1"/>
          <w:bCs w:val="1"/>
          <w:sz w:val="24"/>
          <w:szCs w:val="24"/>
          <w:rtl w:val="0"/>
        </w:rPr>
        <w:t xml:space="preserve">payment_splits</w:t>
      </w:r>
      <w:r w:rsidDel="00000000" w:rsidR="00000000" w:rsidRPr="00000000">
        <w:rPr>
          <w:sz w:val="24"/>
          <w:szCs w:val="24"/>
          <w:rtl w:val="0"/>
        </w:rPr>
        <w:t xml:space="preserve"> table:</w:t>
      </w:r>
    </w:p>
    <w:p w:rsidR="00000000" w:rsidDel="00000000" w:rsidP="00000000" w:rsidRDefault="00000000" w:rsidRPr="00000000" w14:paraId="000000C6">
      <w:pPr>
        <w:numPr>
          <w:ilvl w:val="0"/>
          <w:numId w:val="17"/>
        </w:numPr>
        <w:spacing w:after="240" w:before="240" w:lineRule="auto"/>
        <w:ind w:left="720" w:hanging="360"/>
        <w:rPr>
          <w:sz w:val="24"/>
          <w:szCs w:val="24"/>
        </w:rPr>
      </w:pPr>
      <w:r w:rsidDel="00000000" w:rsidR="00000000" w:rsidRPr="00000000">
        <w:rPr>
          <w:sz w:val="24"/>
          <w:szCs w:val="24"/>
          <w:rtl w:val="0"/>
        </w:rPr>
        <w:t xml:space="preserve">AFTER INSERT</w:t>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b w:val="1"/>
          <w:bCs w:val="1"/>
          <w:sz w:val="24"/>
          <w:szCs w:val="24"/>
          <w:rtl w:val="0"/>
        </w:rPr>
        <w:t xml:space="preserve">Trigger Responsibilities:</w:t>
      </w:r>
    </w:p>
    <w:p w:rsidR="00000000" w:rsidDel="00000000" w:rsidP="00000000" w:rsidRDefault="00000000" w:rsidRPr="00000000" w14:paraId="000000C8">
      <w:pPr>
        <w:numPr>
          <w:ilvl w:val="0"/>
          <w:numId w:val="18"/>
        </w:numPr>
        <w:spacing w:after="240" w:before="240" w:lineRule="auto"/>
        <w:ind w:left="720" w:hanging="360"/>
        <w:rPr>
          <w:sz w:val="24"/>
          <w:szCs w:val="24"/>
        </w:rPr>
      </w:pPr>
      <w:r w:rsidDel="00000000" w:rsidR="00000000" w:rsidRPr="00000000">
        <w:rPr>
          <w:sz w:val="24"/>
          <w:szCs w:val="24"/>
          <w:rtl w:val="0"/>
        </w:rPr>
        <w:t xml:space="preserve">Recalculate total received amount</w:t>
      </w:r>
    </w:p>
    <w:p w:rsidR="00000000" w:rsidDel="00000000" w:rsidP="00000000" w:rsidRDefault="00000000" w:rsidRPr="00000000" w14:paraId="000000C9">
      <w:pPr>
        <w:numPr>
          <w:ilvl w:val="0"/>
          <w:numId w:val="18"/>
        </w:numPr>
        <w:spacing w:after="240" w:before="240" w:lineRule="auto"/>
        <w:ind w:left="720" w:hanging="360"/>
        <w:rPr>
          <w:sz w:val="24"/>
          <w:szCs w:val="24"/>
        </w:rPr>
      </w:pPr>
      <w:r w:rsidDel="00000000" w:rsidR="00000000" w:rsidRPr="00000000">
        <w:rPr>
          <w:sz w:val="24"/>
          <w:szCs w:val="24"/>
          <w:rtl w:val="0"/>
        </w:rPr>
        <w:t xml:space="preserve">Update received_amount in sales table</w:t>
      </w:r>
    </w:p>
    <w:p w:rsidR="00000000" w:rsidDel="00000000" w:rsidP="00000000" w:rsidRDefault="00000000" w:rsidRPr="00000000" w14:paraId="000000CA">
      <w:pPr>
        <w:numPr>
          <w:ilvl w:val="0"/>
          <w:numId w:val="18"/>
        </w:numPr>
        <w:spacing w:after="240" w:before="240" w:lineRule="auto"/>
        <w:ind w:left="720" w:hanging="360"/>
        <w:rPr>
          <w:sz w:val="24"/>
          <w:szCs w:val="24"/>
        </w:rPr>
      </w:pPr>
      <w:r w:rsidDel="00000000" w:rsidR="00000000" w:rsidRPr="00000000">
        <w:rPr>
          <w:sz w:val="24"/>
          <w:szCs w:val="24"/>
          <w:rtl w:val="0"/>
        </w:rPr>
        <w:t xml:space="preserve">Automatically adjust pending_amount</w:t>
      </w:r>
    </w:p>
    <w:p w:rsidR="00000000" w:rsidDel="00000000" w:rsidP="00000000" w:rsidRDefault="00000000" w:rsidRPr="00000000" w14:paraId="000000CB">
      <w:pPr>
        <w:numPr>
          <w:ilvl w:val="0"/>
          <w:numId w:val="18"/>
        </w:numPr>
        <w:spacing w:after="240" w:before="240" w:lineRule="auto"/>
        <w:ind w:left="720" w:hanging="360"/>
        <w:rPr>
          <w:sz w:val="24"/>
          <w:szCs w:val="24"/>
        </w:rPr>
      </w:pPr>
      <w:r w:rsidDel="00000000" w:rsidR="00000000" w:rsidRPr="00000000">
        <w:rPr>
          <w:sz w:val="24"/>
          <w:szCs w:val="24"/>
          <w:rtl w:val="0"/>
        </w:rPr>
        <w:t xml:space="preserve">Maintain financial accuracy</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This prevents manual calculation errors and ensures data consistency.</w:t>
      </w:r>
    </w:p>
    <w:p w:rsidR="00000000" w:rsidDel="00000000" w:rsidP="00000000" w:rsidRDefault="00000000" w:rsidRPr="00000000" w14:paraId="000000CD">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b w:val="1"/>
          <w:bCs w:val="1"/>
          <w:sz w:val="24"/>
          <w:szCs w:val="24"/>
          <w:rtl w:val="0"/>
        </w:rPr>
        <w:t xml:space="preserve">3. Streamlit Application Development</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Develop a </w:t>
      </w:r>
      <w:r w:rsidDel="00000000" w:rsidR="00000000" w:rsidRPr="00000000">
        <w:rPr>
          <w:b w:val="1"/>
          <w:bCs w:val="1"/>
          <w:sz w:val="24"/>
          <w:szCs w:val="24"/>
          <w:rtl w:val="0"/>
        </w:rPr>
        <w:t xml:space="preserve">centralized dashboard using Streamlit</w:t>
      </w:r>
      <w:r w:rsidDel="00000000" w:rsidR="00000000" w:rsidRPr="00000000">
        <w:rPr>
          <w:sz w:val="24"/>
          <w:szCs w:val="24"/>
          <w:rtl w:val="0"/>
        </w:rPr>
        <w:t xml:space="preserve"> that supports </w:t>
      </w:r>
      <w:r w:rsidDel="00000000" w:rsidR="00000000" w:rsidRPr="00000000">
        <w:rPr>
          <w:b w:val="1"/>
          <w:bCs w:val="1"/>
          <w:sz w:val="24"/>
          <w:szCs w:val="24"/>
          <w:rtl w:val="0"/>
        </w:rPr>
        <w:t xml:space="preserve">role-based access control</w:t>
      </w:r>
      <w:r w:rsidDel="00000000" w:rsidR="00000000" w:rsidRPr="00000000">
        <w:rPr>
          <w:sz w:val="24"/>
          <w:szCs w:val="24"/>
          <w:rtl w:val="0"/>
        </w:rPr>
        <w:t xml:space="preserve"> for Super Admin and Admin users.</w:t>
      </w:r>
    </w:p>
    <w:p w:rsidR="00000000" w:rsidDel="00000000" w:rsidP="00000000" w:rsidRDefault="00000000" w:rsidRPr="00000000" w14:paraId="000000D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28"/>
          <w:szCs w:val="28"/>
        </w:rPr>
      </w:pPr>
      <w:bookmarkStart w:colFirst="0" w:colLast="0" w:name="_heading=h.muy5uugo1laf" w:id="0"/>
      <w:bookmarkEnd w:id="0"/>
      <w:r w:rsidDel="00000000" w:rsidR="00000000" w:rsidRPr="00000000">
        <w:rPr>
          <w:b w:val="1"/>
          <w:bCs w:val="1"/>
          <w:sz w:val="28"/>
          <w:szCs w:val="28"/>
          <w:rtl w:val="0"/>
        </w:rPr>
        <w:t xml:space="preserve">🔐 Login Module (Mandatory)</w:t>
      </w:r>
    </w:p>
    <w:p w:rsidR="00000000" w:rsidDel="00000000" w:rsidP="00000000" w:rsidRDefault="00000000" w:rsidRPr="00000000" w14:paraId="000000D2">
      <w:pPr>
        <w:numPr>
          <w:ilvl w:val="0"/>
          <w:numId w:val="28"/>
        </w:numPr>
        <w:spacing w:after="0" w:afterAutospacing="0" w:before="240" w:lineRule="auto"/>
        <w:ind w:left="720" w:hanging="360"/>
        <w:rPr>
          <w:sz w:val="24"/>
          <w:szCs w:val="24"/>
          <w:u w:val="none"/>
        </w:rPr>
      </w:pPr>
      <w:r w:rsidDel="00000000" w:rsidR="00000000" w:rsidRPr="00000000">
        <w:rPr>
          <w:sz w:val="24"/>
          <w:szCs w:val="24"/>
          <w:rtl w:val="0"/>
        </w:rPr>
        <w:t xml:space="preserve">Implement secure username and password authentication for system access.</w:t>
      </w:r>
    </w:p>
    <w:p w:rsidR="00000000" w:rsidDel="00000000" w:rsidP="00000000" w:rsidRDefault="00000000" w:rsidRPr="00000000" w14:paraId="000000D3">
      <w:pPr>
        <w:numPr>
          <w:ilvl w:val="0"/>
          <w:numId w:val="2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Validate login credentials using the users table in the database.</w:t>
      </w:r>
    </w:p>
    <w:p w:rsidR="00000000" w:rsidDel="00000000" w:rsidP="00000000" w:rsidRDefault="00000000" w:rsidRPr="00000000" w14:paraId="000000D4">
      <w:pPr>
        <w:numPr>
          <w:ilvl w:val="0"/>
          <w:numId w:val="2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Allow access to the dashboard only after successful authentication.</w:t>
      </w:r>
    </w:p>
    <w:p w:rsidR="00000000" w:rsidDel="00000000" w:rsidP="00000000" w:rsidRDefault="00000000" w:rsidRPr="00000000" w14:paraId="000000D5">
      <w:pPr>
        <w:numPr>
          <w:ilvl w:val="0"/>
          <w:numId w:val="2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Implement session-based login management to maintain user authentication during the session.</w:t>
      </w:r>
    </w:p>
    <w:p w:rsidR="00000000" w:rsidDel="00000000" w:rsidP="00000000" w:rsidRDefault="00000000" w:rsidRPr="00000000" w14:paraId="000000D6">
      <w:pPr>
        <w:numPr>
          <w:ilvl w:val="0"/>
          <w:numId w:val="2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Provide a logout option for users to securely exit the system.</w:t>
      </w:r>
    </w:p>
    <w:p w:rsidR="00000000" w:rsidDel="00000000" w:rsidP="00000000" w:rsidRDefault="00000000" w:rsidRPr="00000000" w14:paraId="000000D7">
      <w:pPr>
        <w:numPr>
          <w:ilvl w:val="0"/>
          <w:numId w:val="28"/>
        </w:numPr>
        <w:spacing w:after="240" w:before="0" w:beforeAutospacing="0" w:lineRule="auto"/>
        <w:ind w:left="720" w:hanging="360"/>
        <w:rPr>
          <w:sz w:val="24"/>
          <w:szCs w:val="24"/>
          <w:u w:val="none"/>
        </w:rPr>
      </w:pPr>
      <w:r w:rsidDel="00000000" w:rsidR="00000000" w:rsidRPr="00000000">
        <w:rPr>
          <w:sz w:val="24"/>
          <w:szCs w:val="24"/>
          <w:rtl w:val="0"/>
        </w:rPr>
        <w:t xml:space="preserve">Prevent unauthorized users from accessing the dashboard or application features without proper login.</w:t>
      </w:r>
    </w:p>
    <w:p w:rsidR="00000000" w:rsidDel="00000000" w:rsidP="00000000" w:rsidRDefault="00000000" w:rsidRPr="00000000" w14:paraId="000000D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28"/>
          <w:szCs w:val="28"/>
        </w:rPr>
      </w:pPr>
      <w:bookmarkStart w:colFirst="0" w:colLast="0" w:name="_heading=h.4dto0ei4agpx" w:id="1"/>
      <w:bookmarkEnd w:id="1"/>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28"/>
          <w:szCs w:val="28"/>
        </w:rPr>
      </w:pPr>
      <w:bookmarkStart w:colFirst="0" w:colLast="0" w:name="_heading=h.hnm9vpjmpiof" w:id="2"/>
      <w:bookmarkEnd w:id="2"/>
      <w:r w:rsidDel="00000000" w:rsidR="00000000" w:rsidRPr="00000000">
        <w:rPr>
          <w:b w:val="1"/>
          <w:bCs w:val="1"/>
          <w:sz w:val="28"/>
          <w:szCs w:val="28"/>
          <w:rtl w:val="0"/>
        </w:rPr>
        <w:t xml:space="preserve">👤 Role-Based Access Control</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The system supports </w:t>
      </w:r>
      <w:r w:rsidDel="00000000" w:rsidR="00000000" w:rsidRPr="00000000">
        <w:rPr>
          <w:b w:val="1"/>
          <w:bCs w:val="1"/>
          <w:sz w:val="24"/>
          <w:szCs w:val="24"/>
          <w:rtl w:val="0"/>
        </w:rPr>
        <w:t xml:space="preserve">two user roles</w:t>
      </w:r>
      <w:r w:rsidDel="00000000" w:rsidR="00000000" w:rsidRPr="00000000">
        <w:rPr>
          <w:sz w:val="24"/>
          <w:szCs w:val="24"/>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eading=h.snuzlyc2jtvw" w:id="3"/>
      <w:bookmarkEnd w:id="3"/>
      <w:r w:rsidDel="00000000" w:rsidR="00000000" w:rsidRPr="00000000">
        <w:rPr>
          <w:b w:val="1"/>
          <w:bCs w:val="1"/>
          <w:color w:val="000000"/>
          <w:sz w:val="26"/>
          <w:szCs w:val="26"/>
          <w:rtl w:val="0"/>
        </w:rPr>
        <w:t xml:space="preserve">Super Admin</w:t>
      </w:r>
    </w:p>
    <w:p w:rsidR="00000000" w:rsidDel="00000000" w:rsidP="00000000" w:rsidRDefault="00000000" w:rsidRPr="00000000" w14:paraId="000000DD">
      <w:pPr>
        <w:numPr>
          <w:ilvl w:val="0"/>
          <w:numId w:val="31"/>
        </w:numPr>
        <w:spacing w:after="0" w:afterAutospacing="0" w:before="240" w:lineRule="auto"/>
        <w:ind w:left="720" w:hanging="360"/>
        <w:rPr>
          <w:sz w:val="24"/>
          <w:szCs w:val="24"/>
          <w:u w:val="none"/>
        </w:rPr>
      </w:pPr>
      <w:r w:rsidDel="00000000" w:rsidR="00000000" w:rsidRPr="00000000">
        <w:rPr>
          <w:sz w:val="24"/>
          <w:szCs w:val="24"/>
          <w:rtl w:val="0"/>
        </w:rPr>
        <w:t xml:space="preserve">Can access data from all branches.</w:t>
      </w:r>
    </w:p>
    <w:p w:rsidR="00000000" w:rsidDel="00000000" w:rsidP="00000000" w:rsidRDefault="00000000" w:rsidRPr="00000000" w14:paraId="000000DE">
      <w:pPr>
        <w:numPr>
          <w:ilvl w:val="0"/>
          <w:numId w:val="3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 view all sales records across the system.</w:t>
      </w:r>
    </w:p>
    <w:p w:rsidR="00000000" w:rsidDel="00000000" w:rsidP="00000000" w:rsidRDefault="00000000" w:rsidRPr="00000000" w14:paraId="000000DF">
      <w:pPr>
        <w:numPr>
          <w:ilvl w:val="0"/>
          <w:numId w:val="3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 view all payment split details.</w:t>
      </w:r>
    </w:p>
    <w:p w:rsidR="00000000" w:rsidDel="00000000" w:rsidP="00000000" w:rsidRDefault="00000000" w:rsidRPr="00000000" w14:paraId="000000E0">
      <w:pPr>
        <w:numPr>
          <w:ilvl w:val="0"/>
          <w:numId w:val="3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 access complete business analytics and reports.</w:t>
      </w:r>
    </w:p>
    <w:p w:rsidR="00000000" w:rsidDel="00000000" w:rsidP="00000000" w:rsidRDefault="00000000" w:rsidRPr="00000000" w14:paraId="000000E1">
      <w:pPr>
        <w:numPr>
          <w:ilvl w:val="0"/>
          <w:numId w:val="31"/>
        </w:numPr>
        <w:spacing w:after="240" w:before="0" w:beforeAutospacing="0" w:lineRule="auto"/>
        <w:ind w:left="720" w:hanging="360"/>
        <w:rPr>
          <w:sz w:val="24"/>
          <w:szCs w:val="24"/>
          <w:u w:val="none"/>
        </w:rPr>
      </w:pPr>
      <w:r w:rsidDel="00000000" w:rsidR="00000000" w:rsidRPr="00000000">
        <w:rPr>
          <w:sz w:val="24"/>
          <w:szCs w:val="24"/>
          <w:rtl w:val="0"/>
        </w:rPr>
        <w:t xml:space="preserve">Can monitor overall business performance across branches.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eading=h.jd82avmztyep" w:id="4"/>
      <w:bookmarkEnd w:id="4"/>
      <w:r w:rsidDel="00000000" w:rsidR="00000000" w:rsidRPr="00000000">
        <w:rPr>
          <w:b w:val="1"/>
          <w:bCs w:val="1"/>
          <w:color w:val="000000"/>
          <w:sz w:val="26"/>
          <w:szCs w:val="26"/>
          <w:rtl w:val="0"/>
        </w:rPr>
        <w:t xml:space="preserve">Admin</w:t>
      </w:r>
    </w:p>
    <w:p w:rsidR="00000000" w:rsidDel="00000000" w:rsidP="00000000" w:rsidRDefault="00000000" w:rsidRPr="00000000" w14:paraId="000000E3">
      <w:pPr>
        <w:numPr>
          <w:ilvl w:val="0"/>
          <w:numId w:val="30"/>
        </w:numPr>
        <w:spacing w:after="0" w:afterAutospacing="0" w:before="240" w:lineRule="auto"/>
        <w:ind w:left="720" w:hanging="360"/>
        <w:rPr>
          <w:sz w:val="24"/>
          <w:szCs w:val="24"/>
          <w:u w:val="none"/>
        </w:rPr>
      </w:pPr>
      <w:r w:rsidDel="00000000" w:rsidR="00000000" w:rsidRPr="00000000">
        <w:rPr>
          <w:sz w:val="24"/>
          <w:szCs w:val="24"/>
          <w:rtl w:val="0"/>
        </w:rPr>
        <w:t xml:space="preserve">Can create sales entries for their assigned branch.</w:t>
      </w:r>
    </w:p>
    <w:p w:rsidR="00000000" w:rsidDel="00000000" w:rsidP="00000000" w:rsidRDefault="00000000" w:rsidRPr="00000000" w14:paraId="000000E4">
      <w:pPr>
        <w:numPr>
          <w:ilvl w:val="0"/>
          <w:numId w:val="3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 add payment split records for sales belonging to their branch.</w:t>
      </w:r>
    </w:p>
    <w:p w:rsidR="00000000" w:rsidDel="00000000" w:rsidP="00000000" w:rsidRDefault="00000000" w:rsidRPr="00000000" w14:paraId="000000E5">
      <w:pPr>
        <w:numPr>
          <w:ilvl w:val="0"/>
          <w:numId w:val="3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 view sales data only for their branch.</w:t>
      </w:r>
    </w:p>
    <w:p w:rsidR="00000000" w:rsidDel="00000000" w:rsidP="00000000" w:rsidRDefault="00000000" w:rsidRPr="00000000" w14:paraId="000000E6">
      <w:pPr>
        <w:numPr>
          <w:ilvl w:val="0"/>
          <w:numId w:val="3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 track pending payments for their branch.</w:t>
      </w:r>
    </w:p>
    <w:p w:rsidR="00000000" w:rsidDel="00000000" w:rsidP="00000000" w:rsidRDefault="00000000" w:rsidRPr="00000000" w14:paraId="000000E7">
      <w:pPr>
        <w:numPr>
          <w:ilvl w:val="0"/>
          <w:numId w:val="30"/>
        </w:numPr>
        <w:spacing w:after="240" w:before="0" w:beforeAutospacing="0" w:lineRule="auto"/>
        <w:ind w:left="720" w:hanging="360"/>
        <w:rPr>
          <w:sz w:val="24"/>
          <w:szCs w:val="24"/>
          <w:u w:val="none"/>
        </w:rPr>
      </w:pPr>
      <w:r w:rsidDel="00000000" w:rsidR="00000000" w:rsidRPr="00000000">
        <w:rPr>
          <w:sz w:val="24"/>
          <w:szCs w:val="24"/>
          <w:rtl w:val="0"/>
        </w:rPr>
        <w:t xml:space="preserve">Can access branch-specific reports and analytics.</w:t>
      </w:r>
    </w:p>
    <w:p w:rsidR="00000000" w:rsidDel="00000000" w:rsidP="00000000" w:rsidRDefault="00000000" w:rsidRPr="00000000" w14:paraId="000000E8">
      <w:pPr>
        <w:pStyle w:val="Heading1"/>
        <w:keepNext w:val="0"/>
        <w:keepLines w:val="0"/>
        <w:spacing w:before="480" w:lineRule="auto"/>
        <w:rPr>
          <w:b w:val="1"/>
          <w:bCs w:val="1"/>
          <w:sz w:val="28"/>
          <w:szCs w:val="28"/>
        </w:rPr>
      </w:pPr>
      <w:bookmarkStart w:colFirst="0" w:colLast="0" w:name="_heading=h.v3lb3g6rgp9k" w:id="5"/>
      <w:bookmarkEnd w:id="5"/>
      <w:r w:rsidDel="00000000" w:rsidR="00000000" w:rsidRPr="00000000">
        <w:rPr>
          <w:b w:val="1"/>
          <w:bCs w:val="1"/>
          <w:sz w:val="28"/>
          <w:szCs w:val="28"/>
          <w:rtl w:val="0"/>
        </w:rPr>
        <w:t xml:space="preserve">🔑 Key Points</w:t>
      </w:r>
    </w:p>
    <w:p w:rsidR="00000000" w:rsidDel="00000000" w:rsidP="00000000" w:rsidRDefault="00000000" w:rsidRPr="00000000" w14:paraId="000000E9">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The Super Admin can create and view data for all branches.</w:t>
      </w:r>
    </w:p>
    <w:p w:rsidR="00000000" w:rsidDel="00000000" w:rsidP="00000000" w:rsidRDefault="00000000" w:rsidRPr="00000000" w14:paraId="000000EA">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Admin can create and view data only for their respective branch.</w:t>
      </w:r>
    </w:p>
    <w:p w:rsidR="00000000" w:rsidDel="00000000" w:rsidP="00000000" w:rsidRDefault="00000000" w:rsidRPr="00000000" w14:paraId="000000EB">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Role-based access control ensures secure and organized data management.</w:t>
      </w:r>
    </w:p>
    <w:p w:rsidR="00000000" w:rsidDel="00000000" w:rsidP="00000000" w:rsidRDefault="00000000" w:rsidRPr="00000000" w14:paraId="000000EC">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The login system prevents unauthorized access to the application.</w:t>
      </w:r>
      <w:r w:rsidDel="00000000" w:rsidR="00000000" w:rsidRPr="00000000">
        <w:rPr>
          <w:rtl w:val="0"/>
        </w:rPr>
      </w:r>
    </w:p>
    <w:p w:rsidR="00000000" w:rsidDel="00000000" w:rsidP="00000000" w:rsidRDefault="00000000" w:rsidRPr="00000000" w14:paraId="000000ED">
      <w:pPr>
        <w:spacing w:after="240" w:before="240" w:lineRule="auto"/>
        <w:rPr>
          <w:rFonts w:ascii="Quattrocento Sans" w:cs="Quattrocento Sans" w:eastAsia="Quattrocento Sans" w:hAnsi="Quattrocento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Dashboard Features</w:t>
      </w:r>
    </w:p>
    <w:p w:rsidR="00000000" w:rsidDel="00000000" w:rsidP="00000000" w:rsidRDefault="00000000" w:rsidRPr="00000000" w14:paraId="000000EF">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Add a new sales entry.</w:t>
      </w:r>
    </w:p>
    <w:p w:rsidR="00000000" w:rsidDel="00000000" w:rsidP="00000000" w:rsidRDefault="00000000" w:rsidRPr="00000000" w14:paraId="000000F0">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Super Admin can add sales for any branch.</w:t>
      </w:r>
    </w:p>
    <w:p w:rsidR="00000000" w:rsidDel="00000000" w:rsidP="00000000" w:rsidRDefault="00000000" w:rsidRPr="00000000" w14:paraId="000000F1">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Admin can add sales only for their assigned branch.</w:t>
      </w:r>
    </w:p>
    <w:p w:rsidR="00000000" w:rsidDel="00000000" w:rsidP="00000000" w:rsidRDefault="00000000" w:rsidRPr="00000000" w14:paraId="000000F2">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Add payment split for recorded sales.</w:t>
      </w:r>
    </w:p>
    <w:p w:rsidR="00000000" w:rsidDel="00000000" w:rsidP="00000000" w:rsidRDefault="00000000" w:rsidRPr="00000000" w14:paraId="000000F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View sales report.</w:t>
      </w:r>
    </w:p>
    <w:p w:rsidR="00000000" w:rsidDel="00000000" w:rsidP="00000000" w:rsidRDefault="00000000" w:rsidRPr="00000000" w14:paraId="000000F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Super Admin can view sales data from all branches.</w:t>
      </w:r>
    </w:p>
    <w:p w:rsidR="00000000" w:rsidDel="00000000" w:rsidP="00000000" w:rsidRDefault="00000000" w:rsidRPr="00000000" w14:paraId="000000F5">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Admin can view sales data only for their branch.</w:t>
      </w:r>
    </w:p>
    <w:p w:rsidR="00000000" w:rsidDel="00000000" w:rsidP="00000000" w:rsidRDefault="00000000" w:rsidRPr="00000000" w14:paraId="000000F6">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Branch filter option for analyzing sales by branch.</w:t>
      </w:r>
    </w:p>
    <w:p w:rsidR="00000000" w:rsidDel="00000000" w:rsidP="00000000" w:rsidRDefault="00000000" w:rsidRPr="00000000" w14:paraId="000000F7">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View pending payments.</w:t>
      </w:r>
    </w:p>
    <w:p w:rsidR="00000000" w:rsidDel="00000000" w:rsidP="00000000" w:rsidRDefault="00000000" w:rsidRPr="00000000" w14:paraId="000000F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View sales status (Open vs Close).</w:t>
      </w:r>
    </w:p>
    <w:p w:rsidR="00000000" w:rsidDel="00000000" w:rsidP="00000000" w:rsidRDefault="00000000" w:rsidRPr="00000000" w14:paraId="000000F9">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Payment method summary (Cash / UPI / Card).</w:t>
      </w:r>
    </w:p>
    <w:p w:rsidR="00000000" w:rsidDel="00000000" w:rsidP="00000000" w:rsidRDefault="00000000" w:rsidRPr="00000000" w14:paraId="000000FA">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Execute predefined SQL queries (Mandatory).</w:t>
      </w:r>
    </w:p>
    <w:p w:rsidR="00000000" w:rsidDel="00000000" w:rsidP="00000000" w:rsidRDefault="00000000" w:rsidRPr="00000000" w14:paraId="000000FB">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Display Financial KPI summary such as total sales, received amount, and pending amount.</w:t>
      </w:r>
    </w:p>
    <w:p w:rsidR="00000000" w:rsidDel="00000000" w:rsidP="00000000" w:rsidRDefault="00000000" w:rsidRPr="00000000" w14:paraId="000000FC">
      <w:pPr>
        <w:spacing w:after="240" w:before="240" w:lineRule="auto"/>
        <w:rPr>
          <w:b w:val="1"/>
          <w:bCs w:val="1"/>
          <w:sz w:val="24"/>
          <w:szCs w:val="24"/>
        </w:rPr>
      </w:pPr>
      <w:r w:rsidDel="00000000" w:rsidR="00000000" w:rsidRPr="00000000">
        <w:rPr>
          <w:b w:val="1"/>
          <w:bCs w:val="1"/>
          <w:sz w:val="24"/>
          <w:szCs w:val="24"/>
          <w:rtl w:val="0"/>
        </w:rPr>
        <w:t xml:space="preserve">4. Insights &amp; Reporting</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The system should provide:</w:t>
      </w:r>
    </w:p>
    <w:p w:rsidR="00000000" w:rsidDel="00000000" w:rsidP="00000000" w:rsidRDefault="00000000" w:rsidRPr="00000000" w14:paraId="000000FE">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Overall business revenue.</w:t>
      </w:r>
    </w:p>
    <w:p w:rsidR="00000000" w:rsidDel="00000000" w:rsidP="00000000" w:rsidRDefault="00000000" w:rsidRPr="00000000" w14:paraId="000000FF">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Branch-wise sales comparison report.</w:t>
      </w:r>
    </w:p>
    <w:p w:rsidR="00000000" w:rsidDel="00000000" w:rsidP="00000000" w:rsidRDefault="00000000" w:rsidRPr="00000000" w14:paraId="00000100">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Total received amount vs total pending amount.</w:t>
      </w:r>
    </w:p>
    <w:p w:rsidR="00000000" w:rsidDel="00000000" w:rsidP="00000000" w:rsidRDefault="00000000" w:rsidRPr="00000000" w14:paraId="00000101">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Pending collection percentage.</w:t>
      </w:r>
    </w:p>
    <w:p w:rsidR="00000000" w:rsidDel="00000000" w:rsidP="00000000" w:rsidRDefault="00000000" w:rsidRPr="00000000" w14:paraId="00000102">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Payment method analysis (Cash / UPI / Card).</w:t>
      </w:r>
    </w:p>
    <w:p w:rsidR="00000000" w:rsidDel="00000000" w:rsidP="00000000" w:rsidRDefault="00000000" w:rsidRPr="00000000" w14:paraId="00000103">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Sales trends and growth tracking.</w:t>
      </w:r>
    </w:p>
    <w:p w:rsidR="00000000" w:rsidDel="00000000" w:rsidP="00000000" w:rsidRDefault="00000000" w:rsidRPr="00000000" w14:paraId="00000104">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Branch performance summary dashboard.</w:t>
      </w:r>
    </w:p>
    <w:p w:rsidR="00000000" w:rsidDel="00000000" w:rsidP="00000000" w:rsidRDefault="00000000" w:rsidRPr="00000000" w14:paraId="00000105">
      <w:pPr>
        <w:spacing w:after="240" w:before="240" w:lineRule="auto"/>
        <w:rPr>
          <w:b w:val="1"/>
          <w:bCs w:val="1"/>
          <w:sz w:val="24"/>
          <w:szCs w:val="24"/>
        </w:rPr>
      </w:pPr>
      <w:r w:rsidDel="00000000" w:rsidR="00000000" w:rsidRPr="00000000">
        <w:rPr>
          <w:b w:val="1"/>
          <w:bCs w:val="1"/>
          <w:sz w:val="24"/>
          <w:szCs w:val="24"/>
          <w:rtl w:val="0"/>
        </w:rPr>
        <w:t xml:space="preserve">This project ensures:</w:t>
      </w:r>
    </w:p>
    <w:p w:rsidR="00000000" w:rsidDel="00000000" w:rsidP="00000000" w:rsidRDefault="00000000" w:rsidRPr="00000000" w14:paraId="00000106">
      <w:pPr>
        <w:numPr>
          <w:ilvl w:val="0"/>
          <w:numId w:val="29"/>
        </w:numPr>
        <w:spacing w:after="0" w:afterAutospacing="0" w:before="240" w:lineRule="auto"/>
        <w:ind w:left="720" w:hanging="36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rtl w:val="0"/>
        </w:rPr>
        <w:t xml:space="preserve">Multi-branch sales monitoring system</w:t>
      </w:r>
    </w:p>
    <w:p w:rsidR="00000000" w:rsidDel="00000000" w:rsidP="00000000" w:rsidRDefault="00000000" w:rsidRPr="00000000" w14:paraId="00000107">
      <w:pPr>
        <w:numPr>
          <w:ilvl w:val="0"/>
          <w:numId w:val="29"/>
        </w:numPr>
        <w:spacing w:after="0" w:afterAutospacing="0" w:before="0" w:beforeAutospacing="0" w:lineRule="auto"/>
        <w:ind w:left="720" w:hanging="36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rtl w:val="0"/>
        </w:rPr>
        <w:t xml:space="preserve">Accurate payment tracking using payment splits</w:t>
      </w:r>
    </w:p>
    <w:p w:rsidR="00000000" w:rsidDel="00000000" w:rsidP="00000000" w:rsidRDefault="00000000" w:rsidRPr="00000000" w14:paraId="00000108">
      <w:pPr>
        <w:numPr>
          <w:ilvl w:val="0"/>
          <w:numId w:val="29"/>
        </w:numPr>
        <w:spacing w:after="0" w:afterAutospacing="0" w:before="0" w:beforeAutospacing="0" w:lineRule="auto"/>
        <w:ind w:left="720" w:hanging="36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rtl w:val="0"/>
        </w:rPr>
        <w:t xml:space="preserve">Automated financial calculations using triggers and generated columns</w:t>
      </w:r>
    </w:p>
    <w:p w:rsidR="00000000" w:rsidDel="00000000" w:rsidP="00000000" w:rsidRDefault="00000000" w:rsidRPr="00000000" w14:paraId="00000109">
      <w:pPr>
        <w:numPr>
          <w:ilvl w:val="0"/>
          <w:numId w:val="29"/>
        </w:numPr>
        <w:spacing w:after="0" w:afterAutospacing="0" w:before="0" w:beforeAutospacing="0" w:lineRule="auto"/>
        <w:ind w:left="720" w:hanging="36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rtl w:val="0"/>
        </w:rPr>
        <w:t xml:space="preserve">Secure authentication with role-based access control</w:t>
      </w:r>
    </w:p>
    <w:p w:rsidR="00000000" w:rsidDel="00000000" w:rsidP="00000000" w:rsidRDefault="00000000" w:rsidRPr="00000000" w14:paraId="0000010A">
      <w:pPr>
        <w:numPr>
          <w:ilvl w:val="0"/>
          <w:numId w:val="29"/>
        </w:numPr>
        <w:spacing w:after="0" w:afterAutospacing="0" w:before="0" w:beforeAutospacing="0" w:lineRule="auto"/>
        <w:ind w:left="720" w:hanging="36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rtl w:val="0"/>
        </w:rPr>
        <w:t xml:space="preserve">Structured database management using MySQL</w:t>
      </w:r>
    </w:p>
    <w:p w:rsidR="00000000" w:rsidDel="00000000" w:rsidP="00000000" w:rsidRDefault="00000000" w:rsidRPr="00000000" w14:paraId="0000010B">
      <w:pPr>
        <w:numPr>
          <w:ilvl w:val="0"/>
          <w:numId w:val="29"/>
        </w:numPr>
        <w:spacing w:after="240" w:before="0" w:beforeAutospacing="0" w:lineRule="auto"/>
        <w:ind w:left="720" w:hanging="360"/>
        <w:rPr>
          <w:rFonts w:ascii="Quattrocento Sans" w:cs="Quattrocento Sans" w:eastAsia="Quattrocento Sans" w:hAnsi="Quattrocento Sans"/>
          <w:sz w:val="24"/>
          <w:szCs w:val="24"/>
          <w:u w:val="none"/>
        </w:rPr>
      </w:pPr>
      <w:r w:rsidDel="00000000" w:rsidR="00000000" w:rsidRPr="00000000">
        <w:rPr>
          <w:rFonts w:ascii="Quattrocento Sans" w:cs="Quattrocento Sans" w:eastAsia="Quattrocento Sans" w:hAnsi="Quattrocento Sans"/>
          <w:sz w:val="24"/>
          <w:szCs w:val="24"/>
          <w:rtl w:val="0"/>
        </w:rPr>
        <w:t xml:space="preserve">Interactive reporting dashboard using Streamlit</w:t>
      </w:r>
    </w:p>
    <w:p w:rsidR="00000000" w:rsidDel="00000000" w:rsidP="00000000" w:rsidRDefault="00000000" w:rsidRPr="00000000" w14:paraId="0000010C">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SQL QUESTIONS (Total: 20)</w:t>
      </w:r>
    </w:p>
    <w:p w:rsidR="00000000" w:rsidDel="00000000" w:rsidP="00000000" w:rsidRDefault="00000000" w:rsidRPr="00000000" w14:paraId="0000010D">
      <w:pPr>
        <w:spacing w:after="240" w:before="240" w:lineRule="auto"/>
        <w:rPr>
          <w:b w:val="1"/>
          <w:bCs w:val="1"/>
          <w:color w:val="ff0000"/>
          <w:sz w:val="24"/>
          <w:szCs w:val="24"/>
        </w:rPr>
      </w:pPr>
      <w:r w:rsidDel="00000000" w:rsidR="00000000" w:rsidRPr="00000000">
        <w:rPr>
          <w:b w:val="1"/>
          <w:bCs w:val="1"/>
          <w:sz w:val="24"/>
          <w:szCs w:val="24"/>
          <w:rtl w:val="0"/>
        </w:rPr>
        <w:t xml:space="preserve">Note: </w:t>
      </w:r>
      <w:r w:rsidDel="00000000" w:rsidR="00000000" w:rsidRPr="00000000">
        <w:rPr>
          <w:b w:val="1"/>
          <w:bCs w:val="1"/>
          <w:color w:val="ff0000"/>
          <w:sz w:val="24"/>
          <w:szCs w:val="24"/>
          <w:rtl w:val="0"/>
        </w:rPr>
        <w:t xml:space="preserve">Before performing data analysis using SQL queries, the demo data must be inserted into the MySQL database.</w:t>
      </w:r>
    </w:p>
    <w:p w:rsidR="00000000" w:rsidDel="00000000" w:rsidP="00000000" w:rsidRDefault="00000000" w:rsidRPr="00000000" w14:paraId="0000010E">
      <w:pPr>
        <w:spacing w:after="240" w:before="240" w:lineRule="auto"/>
        <w:rPr>
          <w:b w:val="1"/>
          <w:bCs w:val="1"/>
          <w:sz w:val="24"/>
          <w:szCs w:val="24"/>
        </w:rPr>
      </w:pPr>
      <w:r w:rsidDel="00000000" w:rsidR="00000000" w:rsidRPr="00000000">
        <w:rPr>
          <w:b w:val="1"/>
          <w:bCs w:val="1"/>
          <w:sz w:val="24"/>
          <w:szCs w:val="24"/>
          <w:rtl w:val="0"/>
        </w:rPr>
        <w:t xml:space="preserve">Datasets: </w:t>
      </w:r>
      <w:hyperlink r:id="rId7">
        <w:r w:rsidDel="00000000" w:rsidR="00000000" w:rsidRPr="00000000">
          <w:rPr>
            <w:b w:val="1"/>
            <w:bCs w:val="1"/>
            <w:color w:val="0000ee"/>
            <w:sz w:val="24"/>
            <w:szCs w:val="24"/>
            <w:u w:val="single"/>
            <w:rtl w:val="0"/>
          </w:rPr>
          <w:t xml:space="preserve">Sales Management System Datasets</w:t>
        </w:r>
      </w:hyperlink>
      <w:r w:rsidDel="00000000" w:rsidR="00000000" w:rsidRPr="00000000">
        <w:rPr>
          <w:rtl w:val="0"/>
        </w:rPr>
      </w:r>
    </w:p>
    <w:p w:rsidR="00000000" w:rsidDel="00000000" w:rsidP="00000000" w:rsidRDefault="00000000" w:rsidRPr="00000000" w14:paraId="0000010F">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Basic Queries - </w:t>
      </w:r>
      <w:r w:rsidDel="00000000" w:rsidR="00000000" w:rsidRPr="00000000">
        <w:rPr>
          <w:b w:val="1"/>
          <w:bCs w:val="1"/>
          <w:color w:val="ff0000"/>
          <w:sz w:val="24"/>
          <w:szCs w:val="24"/>
          <w:rtl w:val="0"/>
        </w:rPr>
        <w:t xml:space="preserve">Answer any 4 questions.</w:t>
      </w:r>
      <w:r w:rsidDel="00000000" w:rsidR="00000000" w:rsidRPr="00000000">
        <w:rPr>
          <w:rtl w:val="0"/>
        </w:rPr>
      </w:r>
    </w:p>
    <w:p w:rsidR="00000000" w:rsidDel="00000000" w:rsidP="00000000" w:rsidRDefault="00000000" w:rsidRPr="00000000" w14:paraId="00000110">
      <w:pPr>
        <w:numPr>
          <w:ilvl w:val="0"/>
          <w:numId w:val="19"/>
        </w:numPr>
        <w:spacing w:after="240" w:before="240" w:lineRule="auto"/>
        <w:ind w:left="720" w:hanging="360"/>
        <w:rPr>
          <w:sz w:val="24"/>
          <w:szCs w:val="24"/>
        </w:rPr>
      </w:pPr>
      <w:r w:rsidDel="00000000" w:rsidR="00000000" w:rsidRPr="00000000">
        <w:rPr>
          <w:sz w:val="24"/>
          <w:szCs w:val="24"/>
          <w:rtl w:val="0"/>
        </w:rPr>
        <w:t xml:space="preserve">Retrieve all records from the </w:t>
      </w:r>
      <w:r w:rsidDel="00000000" w:rsidR="00000000" w:rsidRPr="00000000">
        <w:rPr>
          <w:b w:val="1"/>
          <w:bCs w:val="1"/>
          <w:sz w:val="24"/>
          <w:szCs w:val="24"/>
          <w:rtl w:val="0"/>
        </w:rPr>
        <w:t xml:space="preserve">customer_sales</w:t>
      </w:r>
      <w:r w:rsidDel="00000000" w:rsidR="00000000" w:rsidRPr="00000000">
        <w:rPr>
          <w:sz w:val="24"/>
          <w:szCs w:val="24"/>
          <w:rtl w:val="0"/>
        </w:rPr>
        <w:t xml:space="preserve"> table.</w:t>
      </w:r>
    </w:p>
    <w:p w:rsidR="00000000" w:rsidDel="00000000" w:rsidP="00000000" w:rsidRDefault="00000000" w:rsidRPr="00000000" w14:paraId="00000111">
      <w:pPr>
        <w:numPr>
          <w:ilvl w:val="0"/>
          <w:numId w:val="19"/>
        </w:numPr>
        <w:spacing w:after="240" w:before="240" w:lineRule="auto"/>
        <w:ind w:left="720" w:hanging="360"/>
        <w:rPr>
          <w:sz w:val="24"/>
          <w:szCs w:val="24"/>
        </w:rPr>
      </w:pPr>
      <w:r w:rsidDel="00000000" w:rsidR="00000000" w:rsidRPr="00000000">
        <w:rPr>
          <w:sz w:val="24"/>
          <w:szCs w:val="24"/>
          <w:rtl w:val="0"/>
        </w:rPr>
        <w:t xml:space="preserve">Retrieve all records from the </w:t>
      </w:r>
      <w:r w:rsidDel="00000000" w:rsidR="00000000" w:rsidRPr="00000000">
        <w:rPr>
          <w:b w:val="1"/>
          <w:bCs w:val="1"/>
          <w:sz w:val="24"/>
          <w:szCs w:val="24"/>
          <w:rtl w:val="0"/>
        </w:rPr>
        <w:t xml:space="preserve">branches</w:t>
      </w:r>
      <w:r w:rsidDel="00000000" w:rsidR="00000000" w:rsidRPr="00000000">
        <w:rPr>
          <w:sz w:val="24"/>
          <w:szCs w:val="24"/>
          <w:rtl w:val="0"/>
        </w:rPr>
        <w:t xml:space="preserve"> table.</w:t>
      </w:r>
    </w:p>
    <w:p w:rsidR="00000000" w:rsidDel="00000000" w:rsidP="00000000" w:rsidRDefault="00000000" w:rsidRPr="00000000" w14:paraId="00000112">
      <w:pPr>
        <w:numPr>
          <w:ilvl w:val="0"/>
          <w:numId w:val="19"/>
        </w:numPr>
        <w:spacing w:after="240" w:before="240" w:lineRule="auto"/>
        <w:ind w:left="720" w:hanging="360"/>
        <w:rPr>
          <w:sz w:val="24"/>
          <w:szCs w:val="24"/>
        </w:rPr>
      </w:pPr>
      <w:r w:rsidDel="00000000" w:rsidR="00000000" w:rsidRPr="00000000">
        <w:rPr>
          <w:sz w:val="24"/>
          <w:szCs w:val="24"/>
          <w:rtl w:val="0"/>
        </w:rPr>
        <w:t xml:space="preserve">Retrieve all records from the </w:t>
      </w:r>
      <w:r w:rsidDel="00000000" w:rsidR="00000000" w:rsidRPr="00000000">
        <w:rPr>
          <w:b w:val="1"/>
          <w:bCs w:val="1"/>
          <w:sz w:val="24"/>
          <w:szCs w:val="24"/>
          <w:rtl w:val="0"/>
        </w:rPr>
        <w:t xml:space="preserve">payment_splits</w:t>
      </w:r>
      <w:r w:rsidDel="00000000" w:rsidR="00000000" w:rsidRPr="00000000">
        <w:rPr>
          <w:sz w:val="24"/>
          <w:szCs w:val="24"/>
          <w:rtl w:val="0"/>
        </w:rPr>
        <w:t xml:space="preserve"> table.</w:t>
      </w:r>
    </w:p>
    <w:p w:rsidR="00000000" w:rsidDel="00000000" w:rsidP="00000000" w:rsidRDefault="00000000" w:rsidRPr="00000000" w14:paraId="00000113">
      <w:pPr>
        <w:numPr>
          <w:ilvl w:val="0"/>
          <w:numId w:val="19"/>
        </w:numPr>
        <w:spacing w:after="240" w:before="240" w:lineRule="auto"/>
        <w:ind w:left="720" w:hanging="360"/>
        <w:rPr>
          <w:sz w:val="24"/>
          <w:szCs w:val="24"/>
        </w:rPr>
      </w:pPr>
      <w:r w:rsidDel="00000000" w:rsidR="00000000" w:rsidRPr="00000000">
        <w:rPr>
          <w:sz w:val="24"/>
          <w:szCs w:val="24"/>
          <w:rtl w:val="0"/>
        </w:rPr>
        <w:t xml:space="preserve">Display all sales with status = 'Open'.</w:t>
      </w:r>
    </w:p>
    <w:p w:rsidR="00000000" w:rsidDel="00000000" w:rsidP="00000000" w:rsidRDefault="00000000" w:rsidRPr="00000000" w14:paraId="00000114">
      <w:pPr>
        <w:numPr>
          <w:ilvl w:val="0"/>
          <w:numId w:val="19"/>
        </w:numPr>
        <w:spacing w:after="240" w:before="240" w:lineRule="auto"/>
        <w:ind w:left="720" w:hanging="360"/>
        <w:rPr>
          <w:sz w:val="24"/>
          <w:szCs w:val="24"/>
        </w:rPr>
      </w:pPr>
      <w:r w:rsidDel="00000000" w:rsidR="00000000" w:rsidRPr="00000000">
        <w:rPr>
          <w:sz w:val="24"/>
          <w:szCs w:val="24"/>
          <w:rtl w:val="0"/>
        </w:rPr>
        <w:t xml:space="preserve">Retrieve all sales belonging to the </w:t>
      </w:r>
      <w:r w:rsidDel="00000000" w:rsidR="00000000" w:rsidRPr="00000000">
        <w:rPr>
          <w:b w:val="1"/>
          <w:bCs w:val="1"/>
          <w:sz w:val="24"/>
          <w:szCs w:val="24"/>
          <w:rtl w:val="0"/>
        </w:rPr>
        <w:t xml:space="preserve">Chennai branch</w:t>
      </w:r>
      <w:r w:rsidDel="00000000" w:rsidR="00000000" w:rsidRPr="00000000">
        <w:rPr>
          <w:sz w:val="24"/>
          <w:szCs w:val="24"/>
          <w:rtl w:val="0"/>
        </w:rPr>
        <w:t xml:space="preserve">.</w:t>
      </w:r>
    </w:p>
    <w:p w:rsidR="00000000" w:rsidDel="00000000" w:rsidP="00000000" w:rsidRDefault="00000000" w:rsidRPr="00000000" w14:paraId="00000115">
      <w:pPr>
        <w:spacing w:after="240" w:before="240" w:lineRule="auto"/>
        <w:rPr>
          <w:rFonts w:ascii="Quattrocento Sans" w:cs="Quattrocento Sans" w:eastAsia="Quattrocento Sans" w:hAnsi="Quattrocento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Aggregation Queries - </w:t>
      </w:r>
      <w:r w:rsidDel="00000000" w:rsidR="00000000" w:rsidRPr="00000000">
        <w:rPr>
          <w:b w:val="1"/>
          <w:bCs w:val="1"/>
          <w:color w:val="ff0000"/>
          <w:sz w:val="24"/>
          <w:szCs w:val="24"/>
          <w:rtl w:val="0"/>
        </w:rPr>
        <w:t xml:space="preserve">Answer any 4 questions.</w:t>
      </w:r>
      <w:r w:rsidDel="00000000" w:rsidR="00000000" w:rsidRPr="00000000">
        <w:rPr>
          <w:rtl w:val="0"/>
        </w:rPr>
      </w:r>
    </w:p>
    <w:p w:rsidR="00000000" w:rsidDel="00000000" w:rsidP="00000000" w:rsidRDefault="00000000" w:rsidRPr="00000000" w14:paraId="00000117">
      <w:pPr>
        <w:numPr>
          <w:ilvl w:val="0"/>
          <w:numId w:val="20"/>
        </w:numPr>
        <w:spacing w:after="240" w:before="240" w:lineRule="auto"/>
        <w:ind w:left="720" w:hanging="360"/>
        <w:rPr>
          <w:sz w:val="24"/>
          <w:szCs w:val="24"/>
        </w:rPr>
      </w:pPr>
      <w:r w:rsidDel="00000000" w:rsidR="00000000" w:rsidRPr="00000000">
        <w:rPr>
          <w:sz w:val="24"/>
          <w:szCs w:val="24"/>
          <w:rtl w:val="0"/>
        </w:rPr>
        <w:t xml:space="preserve">Calculate the total </w:t>
      </w:r>
      <w:r w:rsidDel="00000000" w:rsidR="00000000" w:rsidRPr="00000000">
        <w:rPr>
          <w:b w:val="1"/>
          <w:bCs w:val="1"/>
          <w:sz w:val="24"/>
          <w:szCs w:val="24"/>
          <w:rtl w:val="0"/>
        </w:rPr>
        <w:t xml:space="preserve">gross sales</w:t>
      </w:r>
      <w:r w:rsidDel="00000000" w:rsidR="00000000" w:rsidRPr="00000000">
        <w:rPr>
          <w:sz w:val="24"/>
          <w:szCs w:val="24"/>
          <w:rtl w:val="0"/>
        </w:rPr>
        <w:t xml:space="preserve"> across all branches.</w:t>
      </w:r>
    </w:p>
    <w:p w:rsidR="00000000" w:rsidDel="00000000" w:rsidP="00000000" w:rsidRDefault="00000000" w:rsidRPr="00000000" w14:paraId="00000118">
      <w:pPr>
        <w:numPr>
          <w:ilvl w:val="0"/>
          <w:numId w:val="20"/>
        </w:numPr>
        <w:spacing w:after="240" w:before="240" w:lineRule="auto"/>
        <w:ind w:left="720" w:hanging="360"/>
        <w:rPr>
          <w:sz w:val="24"/>
          <w:szCs w:val="24"/>
        </w:rPr>
      </w:pPr>
      <w:r w:rsidDel="00000000" w:rsidR="00000000" w:rsidRPr="00000000">
        <w:rPr>
          <w:sz w:val="24"/>
          <w:szCs w:val="24"/>
          <w:rtl w:val="0"/>
        </w:rPr>
        <w:t xml:space="preserve">Calculate the total </w:t>
      </w:r>
      <w:r w:rsidDel="00000000" w:rsidR="00000000" w:rsidRPr="00000000">
        <w:rPr>
          <w:b w:val="1"/>
          <w:bCs w:val="1"/>
          <w:sz w:val="24"/>
          <w:szCs w:val="24"/>
          <w:rtl w:val="0"/>
        </w:rPr>
        <w:t xml:space="preserve">received amount</w:t>
      </w:r>
      <w:r w:rsidDel="00000000" w:rsidR="00000000" w:rsidRPr="00000000">
        <w:rPr>
          <w:sz w:val="24"/>
          <w:szCs w:val="24"/>
          <w:rtl w:val="0"/>
        </w:rPr>
        <w:t xml:space="preserve"> across all sales.</w:t>
      </w:r>
    </w:p>
    <w:p w:rsidR="00000000" w:rsidDel="00000000" w:rsidP="00000000" w:rsidRDefault="00000000" w:rsidRPr="00000000" w14:paraId="00000119">
      <w:pPr>
        <w:numPr>
          <w:ilvl w:val="0"/>
          <w:numId w:val="20"/>
        </w:numPr>
        <w:spacing w:after="240" w:before="240" w:lineRule="auto"/>
        <w:ind w:left="720" w:hanging="360"/>
        <w:rPr>
          <w:sz w:val="24"/>
          <w:szCs w:val="24"/>
        </w:rPr>
      </w:pPr>
      <w:r w:rsidDel="00000000" w:rsidR="00000000" w:rsidRPr="00000000">
        <w:rPr>
          <w:sz w:val="24"/>
          <w:szCs w:val="24"/>
          <w:rtl w:val="0"/>
        </w:rPr>
        <w:t xml:space="preserve">Calculate the total </w:t>
      </w:r>
      <w:r w:rsidDel="00000000" w:rsidR="00000000" w:rsidRPr="00000000">
        <w:rPr>
          <w:b w:val="1"/>
          <w:bCs w:val="1"/>
          <w:sz w:val="24"/>
          <w:szCs w:val="24"/>
          <w:rtl w:val="0"/>
        </w:rPr>
        <w:t xml:space="preserve">pending amount</w:t>
      </w:r>
      <w:r w:rsidDel="00000000" w:rsidR="00000000" w:rsidRPr="00000000">
        <w:rPr>
          <w:sz w:val="24"/>
          <w:szCs w:val="24"/>
          <w:rtl w:val="0"/>
        </w:rPr>
        <w:t xml:space="preserve"> across all sales.</w:t>
      </w:r>
    </w:p>
    <w:p w:rsidR="00000000" w:rsidDel="00000000" w:rsidP="00000000" w:rsidRDefault="00000000" w:rsidRPr="00000000" w14:paraId="0000011A">
      <w:pPr>
        <w:numPr>
          <w:ilvl w:val="0"/>
          <w:numId w:val="20"/>
        </w:numPr>
        <w:spacing w:after="240" w:before="240" w:lineRule="auto"/>
        <w:ind w:left="720" w:hanging="360"/>
        <w:rPr>
          <w:sz w:val="24"/>
          <w:szCs w:val="24"/>
        </w:rPr>
      </w:pPr>
      <w:r w:rsidDel="00000000" w:rsidR="00000000" w:rsidRPr="00000000">
        <w:rPr>
          <w:sz w:val="24"/>
          <w:szCs w:val="24"/>
          <w:rtl w:val="0"/>
        </w:rPr>
        <w:t xml:space="preserve">Count the total number of sales per branch.</w:t>
      </w:r>
    </w:p>
    <w:p w:rsidR="00000000" w:rsidDel="00000000" w:rsidP="00000000" w:rsidRDefault="00000000" w:rsidRPr="00000000" w14:paraId="0000011B">
      <w:pPr>
        <w:numPr>
          <w:ilvl w:val="0"/>
          <w:numId w:val="20"/>
        </w:numPr>
        <w:spacing w:after="240" w:before="240" w:lineRule="auto"/>
        <w:ind w:left="720" w:hanging="360"/>
        <w:rPr>
          <w:sz w:val="24"/>
          <w:szCs w:val="24"/>
        </w:rPr>
      </w:pPr>
      <w:r w:rsidDel="00000000" w:rsidR="00000000" w:rsidRPr="00000000">
        <w:rPr>
          <w:sz w:val="24"/>
          <w:szCs w:val="24"/>
          <w:rtl w:val="0"/>
        </w:rPr>
        <w:t xml:space="preserve">Find the average gross sales amount.</w:t>
      </w:r>
    </w:p>
    <w:p w:rsidR="00000000" w:rsidDel="00000000" w:rsidP="00000000" w:rsidRDefault="00000000" w:rsidRPr="00000000" w14:paraId="000001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Join-Based Queries - </w:t>
      </w:r>
      <w:r w:rsidDel="00000000" w:rsidR="00000000" w:rsidRPr="00000000">
        <w:rPr>
          <w:b w:val="1"/>
          <w:bCs w:val="1"/>
          <w:color w:val="ff0000"/>
          <w:sz w:val="24"/>
          <w:szCs w:val="24"/>
          <w:rtl w:val="0"/>
        </w:rPr>
        <w:t xml:space="preserve">Answer any 4 questions.</w:t>
      </w:r>
      <w:r w:rsidDel="00000000" w:rsidR="00000000" w:rsidRPr="00000000">
        <w:rPr>
          <w:rtl w:val="0"/>
        </w:rPr>
      </w:r>
    </w:p>
    <w:p w:rsidR="00000000" w:rsidDel="00000000" w:rsidP="00000000" w:rsidRDefault="00000000" w:rsidRPr="00000000" w14:paraId="0000011E">
      <w:pPr>
        <w:numPr>
          <w:ilvl w:val="0"/>
          <w:numId w:val="21"/>
        </w:numPr>
        <w:spacing w:after="240" w:before="240" w:lineRule="auto"/>
        <w:ind w:left="720" w:hanging="360"/>
        <w:rPr>
          <w:sz w:val="24"/>
          <w:szCs w:val="24"/>
        </w:rPr>
      </w:pPr>
      <w:r w:rsidDel="00000000" w:rsidR="00000000" w:rsidRPr="00000000">
        <w:rPr>
          <w:sz w:val="24"/>
          <w:szCs w:val="24"/>
          <w:rtl w:val="0"/>
        </w:rPr>
        <w:t xml:space="preserve">Retrieve sales details along with the </w:t>
      </w:r>
      <w:r w:rsidDel="00000000" w:rsidR="00000000" w:rsidRPr="00000000">
        <w:rPr>
          <w:b w:val="1"/>
          <w:bCs w:val="1"/>
          <w:sz w:val="24"/>
          <w:szCs w:val="24"/>
          <w:rtl w:val="0"/>
        </w:rPr>
        <w:t xml:space="preserve">branch name</w:t>
      </w:r>
      <w:r w:rsidDel="00000000" w:rsidR="00000000" w:rsidRPr="00000000">
        <w:rPr>
          <w:sz w:val="24"/>
          <w:szCs w:val="24"/>
          <w:rtl w:val="0"/>
        </w:rPr>
        <w:t xml:space="preserve">.</w:t>
      </w:r>
    </w:p>
    <w:p w:rsidR="00000000" w:rsidDel="00000000" w:rsidP="00000000" w:rsidRDefault="00000000" w:rsidRPr="00000000" w14:paraId="0000011F">
      <w:pPr>
        <w:numPr>
          <w:ilvl w:val="0"/>
          <w:numId w:val="21"/>
        </w:numPr>
        <w:spacing w:after="240" w:before="240" w:lineRule="auto"/>
        <w:ind w:left="720" w:hanging="360"/>
        <w:rPr>
          <w:sz w:val="24"/>
          <w:szCs w:val="24"/>
        </w:rPr>
      </w:pPr>
      <w:r w:rsidDel="00000000" w:rsidR="00000000" w:rsidRPr="00000000">
        <w:rPr>
          <w:sz w:val="24"/>
          <w:szCs w:val="24"/>
          <w:rtl w:val="0"/>
        </w:rPr>
        <w:t xml:space="preserve">Retrieve sales details along with total payment received (using payment_splits).</w:t>
      </w:r>
    </w:p>
    <w:p w:rsidR="00000000" w:rsidDel="00000000" w:rsidP="00000000" w:rsidRDefault="00000000" w:rsidRPr="00000000" w14:paraId="00000120">
      <w:pPr>
        <w:numPr>
          <w:ilvl w:val="0"/>
          <w:numId w:val="21"/>
        </w:numPr>
        <w:spacing w:after="240" w:before="240" w:lineRule="auto"/>
        <w:ind w:left="720" w:hanging="360"/>
        <w:rPr>
          <w:sz w:val="24"/>
          <w:szCs w:val="24"/>
        </w:rPr>
      </w:pPr>
      <w:r w:rsidDel="00000000" w:rsidR="00000000" w:rsidRPr="00000000">
        <w:rPr>
          <w:sz w:val="24"/>
          <w:szCs w:val="24"/>
          <w:rtl w:val="0"/>
        </w:rPr>
        <w:t xml:space="preserve">Show branch-wise total gross sales (using JOIN &amp; GROUP BY).</w:t>
      </w:r>
    </w:p>
    <w:p w:rsidR="00000000" w:rsidDel="00000000" w:rsidP="00000000" w:rsidRDefault="00000000" w:rsidRPr="00000000" w14:paraId="00000121">
      <w:pPr>
        <w:numPr>
          <w:ilvl w:val="0"/>
          <w:numId w:val="21"/>
        </w:numPr>
        <w:spacing w:after="240" w:before="240" w:lineRule="auto"/>
        <w:ind w:left="720" w:hanging="360"/>
        <w:rPr>
          <w:sz w:val="24"/>
          <w:szCs w:val="24"/>
        </w:rPr>
      </w:pPr>
      <w:r w:rsidDel="00000000" w:rsidR="00000000" w:rsidRPr="00000000">
        <w:rPr>
          <w:sz w:val="24"/>
          <w:szCs w:val="24"/>
          <w:rtl w:val="0"/>
        </w:rPr>
        <w:t xml:space="preserve">Display sales along with payment method used.</w:t>
      </w:r>
    </w:p>
    <w:p w:rsidR="00000000" w:rsidDel="00000000" w:rsidP="00000000" w:rsidRDefault="00000000" w:rsidRPr="00000000" w14:paraId="00000122">
      <w:pPr>
        <w:numPr>
          <w:ilvl w:val="0"/>
          <w:numId w:val="21"/>
        </w:numPr>
        <w:spacing w:after="240" w:before="240" w:lineRule="auto"/>
        <w:ind w:left="720" w:hanging="360"/>
        <w:rPr>
          <w:sz w:val="24"/>
          <w:szCs w:val="24"/>
        </w:rPr>
      </w:pPr>
      <w:r w:rsidDel="00000000" w:rsidR="00000000" w:rsidRPr="00000000">
        <w:rPr>
          <w:sz w:val="24"/>
          <w:szCs w:val="24"/>
          <w:rtl w:val="0"/>
        </w:rPr>
        <w:t xml:space="preserve">Retrieve sales along with branch admin name.</w:t>
      </w:r>
    </w:p>
    <w:p w:rsidR="00000000" w:rsidDel="00000000" w:rsidP="00000000" w:rsidRDefault="00000000" w:rsidRPr="00000000" w14:paraId="00000123">
      <w:pPr>
        <w:spacing w:after="240" w:before="240" w:lineRule="auto"/>
        <w:rPr>
          <w:rFonts w:ascii="Quattrocento Sans" w:cs="Quattrocento Sans" w:eastAsia="Quattrocento Sans" w:hAnsi="Quattrocento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Financial Tracking Queries - </w:t>
      </w:r>
      <w:r w:rsidDel="00000000" w:rsidR="00000000" w:rsidRPr="00000000">
        <w:rPr>
          <w:b w:val="1"/>
          <w:bCs w:val="1"/>
          <w:color w:val="ff0000"/>
          <w:sz w:val="24"/>
          <w:szCs w:val="24"/>
          <w:rtl w:val="0"/>
        </w:rPr>
        <w:t xml:space="preserve">Answer any 3 questions.</w:t>
      </w:r>
      <w:r w:rsidDel="00000000" w:rsidR="00000000" w:rsidRPr="00000000">
        <w:rPr>
          <w:rtl w:val="0"/>
        </w:rPr>
      </w:r>
    </w:p>
    <w:p w:rsidR="00000000" w:rsidDel="00000000" w:rsidP="00000000" w:rsidRDefault="00000000" w:rsidRPr="00000000" w14:paraId="00000125">
      <w:pPr>
        <w:numPr>
          <w:ilvl w:val="0"/>
          <w:numId w:val="22"/>
        </w:numPr>
        <w:spacing w:after="240" w:before="240" w:lineRule="auto"/>
        <w:ind w:left="720" w:hanging="360"/>
        <w:rPr>
          <w:sz w:val="24"/>
          <w:szCs w:val="24"/>
        </w:rPr>
      </w:pPr>
      <w:r w:rsidDel="00000000" w:rsidR="00000000" w:rsidRPr="00000000">
        <w:rPr>
          <w:sz w:val="24"/>
          <w:szCs w:val="24"/>
          <w:rtl w:val="0"/>
        </w:rPr>
        <w:t xml:space="preserve">Find sales where the pending amount is greater than 5000.</w:t>
      </w:r>
    </w:p>
    <w:p w:rsidR="00000000" w:rsidDel="00000000" w:rsidP="00000000" w:rsidRDefault="00000000" w:rsidRPr="00000000" w14:paraId="00000126">
      <w:pPr>
        <w:numPr>
          <w:ilvl w:val="0"/>
          <w:numId w:val="22"/>
        </w:numPr>
        <w:spacing w:after="240" w:before="240" w:lineRule="auto"/>
        <w:ind w:left="720" w:hanging="360"/>
        <w:rPr>
          <w:sz w:val="24"/>
          <w:szCs w:val="24"/>
        </w:rPr>
      </w:pPr>
      <w:r w:rsidDel="00000000" w:rsidR="00000000" w:rsidRPr="00000000">
        <w:rPr>
          <w:sz w:val="24"/>
          <w:szCs w:val="24"/>
          <w:rtl w:val="0"/>
        </w:rPr>
        <w:t xml:space="preserve">Retrieve top 3 highest gross sales.</w:t>
      </w:r>
    </w:p>
    <w:p w:rsidR="00000000" w:rsidDel="00000000" w:rsidP="00000000" w:rsidRDefault="00000000" w:rsidRPr="00000000" w14:paraId="00000127">
      <w:pPr>
        <w:numPr>
          <w:ilvl w:val="0"/>
          <w:numId w:val="22"/>
        </w:numPr>
        <w:spacing w:after="240" w:before="240" w:lineRule="auto"/>
        <w:ind w:left="720" w:hanging="360"/>
        <w:rPr>
          <w:sz w:val="24"/>
          <w:szCs w:val="24"/>
        </w:rPr>
      </w:pPr>
      <w:r w:rsidDel="00000000" w:rsidR="00000000" w:rsidRPr="00000000">
        <w:rPr>
          <w:sz w:val="24"/>
          <w:szCs w:val="24"/>
          <w:rtl w:val="0"/>
        </w:rPr>
        <w:t xml:space="preserve">Find the branch with highest total gross sales.</w:t>
      </w:r>
    </w:p>
    <w:p w:rsidR="00000000" w:rsidDel="00000000" w:rsidP="00000000" w:rsidRDefault="00000000" w:rsidRPr="00000000" w14:paraId="00000128">
      <w:pPr>
        <w:numPr>
          <w:ilvl w:val="0"/>
          <w:numId w:val="22"/>
        </w:numPr>
        <w:spacing w:after="240" w:before="240" w:lineRule="auto"/>
        <w:ind w:left="720" w:hanging="360"/>
        <w:rPr>
          <w:sz w:val="24"/>
          <w:szCs w:val="24"/>
        </w:rPr>
      </w:pPr>
      <w:r w:rsidDel="00000000" w:rsidR="00000000" w:rsidRPr="00000000">
        <w:rPr>
          <w:sz w:val="24"/>
          <w:szCs w:val="24"/>
          <w:rtl w:val="0"/>
        </w:rPr>
        <w:t xml:space="preserve">Retrieve monthly sales summary (group by month &amp; year).</w:t>
      </w:r>
    </w:p>
    <w:p w:rsidR="00000000" w:rsidDel="00000000" w:rsidP="00000000" w:rsidRDefault="00000000" w:rsidRPr="00000000" w14:paraId="00000129">
      <w:pPr>
        <w:numPr>
          <w:ilvl w:val="0"/>
          <w:numId w:val="22"/>
        </w:numPr>
        <w:spacing w:after="240" w:before="240" w:lineRule="auto"/>
        <w:ind w:left="720" w:hanging="360"/>
        <w:rPr>
          <w:sz w:val="24"/>
          <w:szCs w:val="24"/>
        </w:rPr>
      </w:pPr>
      <w:r w:rsidDel="00000000" w:rsidR="00000000" w:rsidRPr="00000000">
        <w:rPr>
          <w:sz w:val="24"/>
          <w:szCs w:val="24"/>
          <w:rtl w:val="0"/>
        </w:rPr>
        <w:t xml:space="preserve">Calculate payment method-wise total collection (Cash / UPI / Card).</w:t>
      </w:r>
      <w:r w:rsidDel="00000000" w:rsidR="00000000" w:rsidRPr="00000000">
        <w:rPr>
          <w:rtl w:val="0"/>
        </w:rPr>
      </w:r>
    </w:p>
    <w:p w:rsidR="00000000" w:rsidDel="00000000" w:rsidP="00000000" w:rsidRDefault="00000000" w:rsidRPr="00000000" w14:paraId="0000012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1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relational database</w:t>
      </w:r>
    </w:p>
    <w:p w:rsidR="00000000" w:rsidDel="00000000" w:rsidP="00000000" w:rsidRDefault="00000000" w:rsidRPr="00000000" w14:paraId="000001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financial calculations</w:t>
      </w:r>
    </w:p>
    <w:p w:rsidR="00000000" w:rsidDel="00000000" w:rsidP="00000000" w:rsidRDefault="00000000" w:rsidRPr="00000000" w14:paraId="000001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payment tracking system</w:t>
      </w:r>
    </w:p>
    <w:p w:rsidR="00000000" w:rsidDel="00000000" w:rsidP="00000000" w:rsidRDefault="00000000" w:rsidRPr="00000000" w14:paraId="0000012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Streamlit admin dashboard</w:t>
      </w:r>
    </w:p>
    <w:p w:rsidR="00000000" w:rsidDel="00000000" w:rsidP="00000000" w:rsidRDefault="00000000" w:rsidRPr="00000000" w14:paraId="000001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branch-level reporting</w:t>
      </w:r>
    </w:p>
    <w:p w:rsidR="00000000" w:rsidDel="00000000" w:rsidP="00000000" w:rsidRDefault="00000000" w:rsidRPr="00000000" w14:paraId="000001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normalized database design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33">
      <w:pPr>
        <w:spacing w:after="240" w:before="240" w:lineRule="auto"/>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1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database normalization</w:t>
      </w:r>
    </w:p>
    <w:p w:rsidR="00000000" w:rsidDel="00000000" w:rsidP="00000000" w:rsidRDefault="00000000" w:rsidRPr="00000000" w14:paraId="000001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implementation of triggers</w:t>
      </w:r>
    </w:p>
    <w:p w:rsidR="00000000" w:rsidDel="00000000" w:rsidP="00000000" w:rsidRDefault="00000000" w:rsidRPr="00000000" w14:paraId="000001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financial calculations</w:t>
      </w:r>
    </w:p>
    <w:p w:rsidR="00000000" w:rsidDel="00000000" w:rsidP="00000000" w:rsidRDefault="00000000" w:rsidRPr="00000000" w14:paraId="000001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 query optimization</w:t>
      </w:r>
    </w:p>
    <w:p w:rsidR="00000000" w:rsidDel="00000000" w:rsidP="00000000" w:rsidRDefault="00000000" w:rsidRPr="00000000" w14:paraId="000001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of joins and aggregations</w:t>
      </w:r>
    </w:p>
    <w:p w:rsidR="00000000" w:rsidDel="00000000" w:rsidP="00000000" w:rsidRDefault="00000000" w:rsidRPr="00000000" w14:paraId="000001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functionality &amp; UI clarity</w:t>
      </w:r>
    </w:p>
    <w:p w:rsidR="00000000" w:rsidDel="00000000" w:rsidP="00000000" w:rsidRDefault="00000000" w:rsidRPr="00000000" w14:paraId="000001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Python code structure</w:t>
      </w:r>
    </w:p>
    <w:p w:rsidR="00000000" w:rsidDel="00000000" w:rsidP="00000000" w:rsidRDefault="00000000" w:rsidRPr="00000000" w14:paraId="000001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insight interpretation</w:t>
      </w:r>
    </w:p>
    <w:p w:rsidR="00000000" w:rsidDel="00000000" w:rsidP="00000000" w:rsidRDefault="00000000" w:rsidRPr="00000000" w14:paraId="0000013C">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13D">
      <w:pPr>
        <w:spacing w:after="240" w:before="240" w:lineRule="auto"/>
        <w:rPr>
          <w:b w:val="1"/>
          <w:bCs w:val="1"/>
          <w:sz w:val="24"/>
          <w:szCs w:val="24"/>
        </w:rPr>
      </w:pPr>
      <w:r w:rsidDel="00000000" w:rsidR="00000000" w:rsidRPr="00000000">
        <w:rPr>
          <w:sz w:val="24"/>
          <w:szCs w:val="24"/>
          <w:rtl w:val="0"/>
        </w:rPr>
        <w:t xml:space="preserve">Python, MySQL, SQL Triggers, Generated Columns, Financial Analytics, Streamlit Dashboard, Sales Management System</w:t>
      </w:r>
      <w:r w:rsidDel="00000000" w:rsidR="00000000" w:rsidRPr="00000000">
        <w:rPr>
          <w:b w:val="1"/>
          <w:bCs w:val="1"/>
          <w:sz w:val="24"/>
          <w:szCs w:val="24"/>
          <w:rtl w:val="0"/>
        </w:rPr>
        <w:t xml:space="preserve"> </w:t>
      </w:r>
    </w:p>
    <w:p w:rsidR="00000000" w:rsidDel="00000000" w:rsidP="00000000" w:rsidRDefault="00000000" w:rsidRPr="00000000" w14:paraId="0000013E">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1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MySQL database schema</w:t>
      </w:r>
    </w:p>
    <w:p w:rsidR="00000000" w:rsidDel="00000000" w:rsidP="00000000" w:rsidRDefault="00000000" w:rsidRPr="00000000" w14:paraId="000001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Trigger implementation</w:t>
      </w:r>
    </w:p>
    <w:p w:rsidR="00000000" w:rsidDel="00000000" w:rsidP="00000000" w:rsidRDefault="00000000" w:rsidRPr="00000000" w14:paraId="000001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data insertion</w:t>
      </w:r>
    </w:p>
    <w:p w:rsidR="00000000" w:rsidDel="00000000" w:rsidP="00000000" w:rsidRDefault="00000000" w:rsidRPr="00000000" w14:paraId="000001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Any 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SQL analytical queries</w:t>
      </w:r>
    </w:p>
    <w:p w:rsidR="00000000" w:rsidDel="00000000" w:rsidP="00000000" w:rsidRDefault="00000000" w:rsidRPr="00000000" w14:paraId="000001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Python-MySQL connection script</w:t>
      </w:r>
    </w:p>
    <w:p w:rsidR="00000000" w:rsidDel="00000000" w:rsidP="00000000" w:rsidRDefault="00000000" w:rsidRPr="00000000" w14:paraId="000001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dashboard</w:t>
      </w:r>
    </w:p>
    <w:p w:rsidR="00000000" w:rsidDel="00000000" w:rsidP="00000000" w:rsidRDefault="00000000" w:rsidRPr="00000000" w14:paraId="000001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file</w:t>
      </w:r>
      <w:r w:rsidDel="00000000" w:rsidR="00000000" w:rsidRPr="00000000">
        <w:rPr>
          <w:rtl w:val="0"/>
        </w:rPr>
      </w:r>
    </w:p>
    <w:p w:rsidR="00000000" w:rsidDel="00000000" w:rsidP="00000000" w:rsidRDefault="00000000" w:rsidRPr="00000000" w14:paraId="00000146">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1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proper database normalization</w:t>
      </w:r>
    </w:p>
    <w:p w:rsidR="00000000" w:rsidDel="00000000" w:rsidP="00000000" w:rsidRDefault="00000000" w:rsidRPr="00000000" w14:paraId="000001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triggers correctly</w:t>
      </w:r>
    </w:p>
    <w:p w:rsidR="00000000" w:rsidDel="00000000" w:rsidP="00000000" w:rsidRDefault="00000000" w:rsidRPr="00000000" w14:paraId="000001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no manual update of received_amount</w:t>
      </w:r>
    </w:p>
    <w:p w:rsidR="00000000" w:rsidDel="00000000" w:rsidP="00000000" w:rsidRDefault="00000000" w:rsidRPr="00000000" w14:paraId="000001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clean Python code</w:t>
      </w:r>
    </w:p>
    <w:p w:rsidR="00000000" w:rsidDel="00000000" w:rsidP="00000000" w:rsidRDefault="00000000" w:rsidRPr="00000000" w14:paraId="000001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structured Streamlit interface</w:t>
      </w:r>
    </w:p>
    <w:p w:rsidR="00000000" w:rsidDel="00000000" w:rsidP="00000000" w:rsidRDefault="00000000" w:rsidRPr="00000000" w14:paraId="000001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clear documentation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E">
      <w:pPr>
        <w:spacing w:after="240" w:before="240" w:lineRule="auto"/>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14F">
      <w:pPr>
        <w:spacing w:after="240" w:before="240" w:lineRule="auto"/>
        <w:rPr>
          <w:b w:val="1"/>
          <w:bCs w:val="1"/>
          <w:sz w:val="24"/>
          <w:szCs w:val="24"/>
        </w:rPr>
      </w:pPr>
      <w:r w:rsidDel="00000000" w:rsidR="00000000" w:rsidRPr="00000000">
        <w:rPr>
          <w:sz w:val="24"/>
          <w:szCs w:val="24"/>
          <w:rtl w:val="0"/>
        </w:rPr>
        <w:t xml:space="preserve">The project must be completed and submitted </w:t>
      </w:r>
      <w:r w:rsidDel="00000000" w:rsidR="00000000" w:rsidRPr="00000000">
        <w:rPr>
          <w:b w:val="1"/>
          <w:bCs w:val="1"/>
          <w:sz w:val="24"/>
          <w:szCs w:val="24"/>
          <w:rtl w:val="0"/>
        </w:rPr>
        <w:t xml:space="preserve">within 14 days from the assigned date.</w:t>
      </w:r>
    </w:p>
    <w:p w:rsidR="00000000" w:rsidDel="00000000" w:rsidP="00000000" w:rsidRDefault="00000000" w:rsidRPr="00000000" w14:paraId="0000015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276"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154">
      <w:pPr>
        <w:spacing w:after="240" w:before="240" w:line="276" w:lineRule="auto"/>
        <w:rPr>
          <w:b w:val="1"/>
          <w:bCs w:val="1"/>
          <w:sz w:val="24"/>
          <w:szCs w:val="24"/>
        </w:rPr>
      </w:pPr>
      <w:r w:rsidDel="00000000" w:rsidR="00000000" w:rsidRPr="00000000">
        <w:rPr>
          <w:rtl w:val="0"/>
        </w:rPr>
      </w:r>
    </w:p>
    <w:sdt>
      <w:sdtPr>
        <w:lock w:val="contentLocked"/>
        <w:id w:val="-501703731"/>
        <w:tag w:val="goog_rdk_19"/>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276" w:lineRule="auto"/>
                  <w:rPr>
                    <w:b w:val="1"/>
                    <w:bCs w:val="1"/>
                    <w:sz w:val="24"/>
                    <w:szCs w:val="24"/>
                  </w:rPr>
                </w:pPr>
                <w:r w:rsidDel="00000000" w:rsidR="00000000" w:rsidRPr="00000000">
                  <w:rPr>
                    <w:b w:val="1"/>
                    <w:bCs w:val="1"/>
                    <w:color w:val="ff0000"/>
                    <w:sz w:val="24"/>
                    <w:szCs w:val="24"/>
                    <w:rtl w:val="0"/>
                  </w:rPr>
                  <w:t xml:space="preserve">Project Live Evaluation Guidelines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hd w:fill="f8fafd" w:val="clear"/>
                  <w:spacing w:line="293.33333333333337" w:lineRule="auto"/>
                  <w:rPr>
                    <w:b w:val="1"/>
                    <w:bCs w:val="1"/>
                    <w:color w:val="ff0000"/>
                    <w:sz w:val="24"/>
                    <w:szCs w:val="24"/>
                  </w:rPr>
                </w:pPr>
                <w:r w:rsidDel="00000000" w:rsidR="00000000" w:rsidRPr="00000000">
                  <w:rPr>
                    <w:rFonts w:ascii="Roboto" w:cs="Roboto" w:eastAsia="Roboto" w:hAnsi="Roboto"/>
                    <w:b w:val="1"/>
                    <w:bCs w:val="1"/>
                    <w:color w:val="ff0000"/>
                    <w:sz w:val="27"/>
                    <w:szCs w:val="27"/>
                    <w:rtl w:val="0"/>
                  </w:rPr>
                  <w:t xml:space="preserve">Project Excellence Series: Guided Learning &amp; Problem Solving [Python &amp; SQL](Tamil)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276"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sz w:val="24"/>
                    <w:szCs w:val="24"/>
                  </w:rPr>
                </w:pPr>
                <w:hyperlink r:id="rId11">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Streamlit  Reference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sz w:val="24"/>
                    <w:szCs w:val="24"/>
                  </w:rPr>
                </w:pPr>
                <w:hyperlink r:id="rId12">
                  <w:r w:rsidDel="00000000" w:rsidR="00000000" w:rsidRPr="00000000">
                    <w:rPr>
                      <w:b w:val="1"/>
                      <w:bCs w:val="1"/>
                      <w:color w:val="1155cc"/>
                      <w:sz w:val="24"/>
                      <w:szCs w:val="24"/>
                      <w:u w:val="single"/>
                      <w:rtl w:val="0"/>
                    </w:rPr>
                    <w:t xml:space="preserve">Streamlit Recordings</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Streamlit  Reference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sz w:val="24"/>
                    <w:szCs w:val="24"/>
                  </w:rPr>
                </w:pPr>
                <w:hyperlink r:id="rId13">
                  <w:r w:rsidDel="00000000" w:rsidR="00000000" w:rsidRPr="00000000">
                    <w:rPr>
                      <w:b w:val="1"/>
                      <w:bCs w:val="1"/>
                      <w:color w:val="1155cc"/>
                      <w:sz w:val="24"/>
                      <w:szCs w:val="24"/>
                      <w:u w:val="single"/>
                      <w:rtl w:val="0"/>
                    </w:rPr>
                    <w:t xml:space="preserve">Streamlit Recording Tamil</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sz w:val="24"/>
                    <w:szCs w:val="24"/>
                  </w:rPr>
                </w:pPr>
                <w:hyperlink r:id="rId14">
                  <w:r w:rsidDel="00000000" w:rsidR="00000000" w:rsidRPr="00000000">
                    <w:rPr>
                      <w:b w:val="1"/>
                      <w:bCs w:val="1"/>
                      <w:color w:val="0000ee"/>
                      <w:sz w:val="24"/>
                      <w:szCs w:val="24"/>
                      <w:u w:val="single"/>
                      <w:rtl w:val="0"/>
                    </w:rPr>
                    <w:t xml:space="preserve">Project Orientation Session :Sales Management System(Tamil)</w:t>
                  </w:r>
                </w:hyperlink>
                <w:r w:rsidDel="00000000" w:rsidR="00000000" w:rsidRPr="00000000">
                  <w:rPr>
                    <w:rtl w:val="0"/>
                  </w:rPr>
                </w:r>
              </w:p>
            </w:tc>
          </w:tr>
        </w:tbl>
      </w:sdtContent>
    </w:sdt>
    <w:p w:rsidR="00000000" w:rsidDel="00000000" w:rsidP="00000000" w:rsidRDefault="00000000" w:rsidRPr="00000000" w14:paraId="0000016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66">
      <w:pPr>
        <w:rPr>
          <w:b w:val="1"/>
          <w:bCs w:val="1"/>
          <w:color w:val="1155cc"/>
          <w:sz w:val="24"/>
          <w:szCs w:val="24"/>
        </w:rPr>
      </w:pPr>
      <w:r w:rsidDel="00000000" w:rsidR="00000000" w:rsidRPr="00000000">
        <w:rPr>
          <w:rtl w:val="0"/>
        </w:rPr>
      </w:r>
    </w:p>
    <w:p w:rsidR="00000000" w:rsidDel="00000000" w:rsidP="00000000" w:rsidRDefault="00000000" w:rsidRPr="00000000" w14:paraId="00000167">
      <w:pPr>
        <w:rPr>
          <w:b w:val="1"/>
          <w:bCs w:val="1"/>
          <w:color w:val="1155cc"/>
          <w:sz w:val="24"/>
          <w:szCs w:val="24"/>
        </w:rPr>
      </w:pPr>
      <w:r w:rsidDel="00000000" w:rsidR="00000000" w:rsidRPr="00000000">
        <w:rPr>
          <w:rtl w:val="0"/>
        </w:rPr>
      </w:r>
    </w:p>
    <w:p w:rsidR="00000000" w:rsidDel="00000000" w:rsidP="00000000" w:rsidRDefault="00000000" w:rsidRPr="00000000" w14:paraId="00000168">
      <w:pPr>
        <w:rPr>
          <w:b w:val="1"/>
          <w:bCs w:val="1"/>
          <w:color w:val="1155cc"/>
          <w:sz w:val="24"/>
          <w:szCs w:val="24"/>
        </w:rPr>
      </w:pPr>
      <w:r w:rsidDel="00000000" w:rsidR="00000000" w:rsidRPr="00000000">
        <w:rPr>
          <w:rtl w:val="0"/>
        </w:rPr>
      </w:r>
    </w:p>
    <w:p w:rsidR="00000000" w:rsidDel="00000000" w:rsidP="00000000" w:rsidRDefault="00000000" w:rsidRPr="00000000" w14:paraId="00000169">
      <w:pPr>
        <w:rPr>
          <w:b w:val="1"/>
          <w:bCs w:val="1"/>
          <w:color w:val="1155cc"/>
          <w:sz w:val="24"/>
          <w:szCs w:val="24"/>
        </w:rPr>
      </w:pPr>
      <w:r w:rsidDel="00000000" w:rsidR="00000000" w:rsidRPr="00000000">
        <w:rPr>
          <w:rtl w:val="0"/>
        </w:rPr>
      </w:r>
    </w:p>
    <w:p w:rsidR="00000000" w:rsidDel="00000000" w:rsidP="00000000" w:rsidRDefault="00000000" w:rsidRPr="00000000" w14:paraId="0000016A">
      <w:pPr>
        <w:rPr>
          <w:b w:val="1"/>
          <w:bCs w:val="1"/>
          <w:color w:val="1155cc"/>
          <w:sz w:val="24"/>
          <w:szCs w:val="24"/>
        </w:rPr>
      </w:pPr>
      <w:r w:rsidDel="00000000" w:rsidR="00000000" w:rsidRPr="00000000">
        <w:rPr>
          <w:rtl w:val="0"/>
        </w:rPr>
      </w:r>
    </w:p>
    <w:p w:rsidR="00000000" w:rsidDel="00000000" w:rsidP="00000000" w:rsidRDefault="00000000" w:rsidRPr="00000000" w14:paraId="0000016B">
      <w:pPr>
        <w:rPr>
          <w:b w:val="1"/>
          <w:bCs w:val="1"/>
          <w:color w:val="1155cc"/>
          <w:sz w:val="24"/>
          <w:szCs w:val="24"/>
        </w:rPr>
      </w:pPr>
      <w:r w:rsidDel="00000000" w:rsidR="00000000" w:rsidRPr="00000000">
        <w:rPr>
          <w:rtl w:val="0"/>
        </w:rPr>
      </w:r>
    </w:p>
    <w:p w:rsidR="00000000" w:rsidDel="00000000" w:rsidP="00000000" w:rsidRDefault="00000000" w:rsidRPr="00000000" w14:paraId="0000016C">
      <w:pPr>
        <w:rPr>
          <w:b w:val="1"/>
          <w:bCs w:val="1"/>
          <w:color w:val="1155cc"/>
          <w:sz w:val="24"/>
          <w:szCs w:val="24"/>
        </w:rPr>
      </w:pPr>
      <w:r w:rsidDel="00000000" w:rsidR="00000000" w:rsidRPr="00000000">
        <w:rPr>
          <w:rtl w:val="0"/>
        </w:rPr>
      </w:r>
    </w:p>
    <w:p w:rsidR="00000000" w:rsidDel="00000000" w:rsidP="00000000" w:rsidRDefault="00000000" w:rsidRPr="00000000" w14:paraId="0000016D">
      <w:pPr>
        <w:rPr>
          <w:b w:val="1"/>
          <w:bCs w:val="1"/>
          <w:color w:val="1155cc"/>
          <w:sz w:val="24"/>
          <w:szCs w:val="24"/>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1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You can join the doubt session using the link provided in document link given below</w:t>
      </w:r>
    </w:p>
    <w:p w:rsidR="00000000" w:rsidDel="00000000" w:rsidP="00000000" w:rsidRDefault="00000000" w:rsidRPr="00000000" w14:paraId="0000017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1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Session link :</w:t>
      </w:r>
      <w:hyperlink r:id="rId15">
        <w:r w:rsidDel="00000000" w:rsidR="00000000" w:rsidRPr="00000000">
          <w:rPr>
            <w:rFonts w:ascii="Times New Roman" w:cs="Times New Roman" w:eastAsia="Times New Roman" w:hAnsi="Times New Roman"/>
            <w:b w:val="1"/>
            <w:bCs w:val="1"/>
            <w:color w:val="0000ff"/>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17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7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This form will Open only on Saturday (after 2 PM ) and Sunday on Every Week</w:t>
      </w:r>
    </w:p>
    <w:p w:rsidR="00000000" w:rsidDel="00000000" w:rsidP="00000000" w:rsidRDefault="00000000" w:rsidRPr="00000000" w14:paraId="0000017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(11:30 AM to 12:30 PM &amp; 05:30PM) </w:t>
      </w:r>
    </w:p>
    <w:p w:rsidR="00000000" w:rsidDel="00000000" w:rsidP="00000000" w:rsidRDefault="00000000" w:rsidRPr="00000000" w14:paraId="0000017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BookingLink : </w:t>
      </w:r>
      <w:hyperlink r:id="rId16">
        <w:r w:rsidDel="00000000" w:rsidR="00000000" w:rsidRPr="00000000">
          <w:rPr>
            <w:rFonts w:ascii="Times New Roman" w:cs="Times New Roman" w:eastAsia="Times New Roman" w:hAnsi="Times New Roman"/>
            <w:b w:val="1"/>
            <w:bCs w:val="1"/>
            <w:color w:val="0000ff"/>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8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line="240" w:lineRule="auto"/>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color w:val="1155cc"/>
                <w:sz w:val="24"/>
                <w:szCs w:val="24"/>
              </w:rPr>
            </w:pPr>
            <w:hyperlink r:id="rId17">
              <w:r w:rsidDel="00000000" w:rsidR="00000000" w:rsidRPr="00000000">
                <w:rPr>
                  <w:rFonts w:ascii="Times New Roman" w:cs="Times New Roman" w:eastAsia="Times New Roman" w:hAnsi="Times New Roman"/>
                  <w:b w:val="1"/>
                  <w:bCs w:val="1"/>
                  <w:color w:val="0000ff"/>
                  <w:sz w:val="24"/>
                  <w:szCs w:val="24"/>
                  <w:u w:val="single"/>
                  <w:rtl w:val="0"/>
                </w:rPr>
                <w:t xml:space="preserve">VIGNESH P</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color w:val="1155cc"/>
                <w:sz w:val="24"/>
                <w:szCs w:val="24"/>
              </w:rPr>
            </w:pP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Selvamani A</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color w:val="1155cc"/>
                <w:sz w:val="24"/>
                <w:szCs w:val="24"/>
              </w:rPr>
            </w:pPr>
            <w:hyperlink r:id="rId19">
              <w:r w:rsidDel="00000000" w:rsidR="00000000" w:rsidRPr="00000000">
                <w:rPr>
                  <w:rFonts w:ascii="Times New Roman" w:cs="Times New Roman" w:eastAsia="Times New Roman" w:hAnsi="Times New Roman"/>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4005263</wp:posOffset>
          </wp:positionH>
          <wp:positionV relativeFrom="paragraph">
            <wp:posOffset>-104774</wp:posOffset>
          </wp:positionV>
          <wp:extent cx="2309813" cy="483259"/>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09813" cy="483259"/>
                  </a:xfrm>
                  <a:prstGeom prst="rect"/>
                  <a:ln/>
                </pic:spPr>
              </pic:pic>
            </a:graphicData>
          </a:graphic>
        </wp:anchor>
      </w:drawing>
    </w:r>
  </w:p>
  <w:p w:rsidR="00000000" w:rsidDel="00000000" w:rsidP="00000000" w:rsidRDefault="00000000" w:rsidRPr="00000000" w14:paraId="0000018B">
    <w:pPr>
      <w:jc w:val="right"/>
      <w:rPr/>
    </w:pPr>
    <w:r w:rsidDel="00000000" w:rsidR="00000000" w:rsidRPr="00000000">
      <w:rPr/>
      <w:pict>
        <v:shape id="WordPictureWatermark1" style="position:absolute;width:468.0pt;height:97.0pt;rotation:0;z-index:-503316481;mso-position-horizontal-relative:margin;mso-position-horizontal:absolute;margin-left:-4.5pt;mso-position-vertical-relative:margin;mso-position-vertical:absolute;margin-top:247.1pt;" alt="" type="#_x0000_t75">
          <v:imagedata blacklevel="22938f" cropbottom="0f" cropleft="0f" cropright="0f" croptop="0f" gain="19661f" r:id="rId2"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ListParagraph">
    <w:name w:val="List Paragraph"/>
    <w:basedOn w:val="Normal"/>
    <w:uiPriority w:val="34"/>
    <w:qFormat w:val="1"/>
    <w:rsid w:val="00B720B6"/>
    <w:pPr>
      <w:ind w:left="720"/>
      <w:contextualSpacing w:val="1"/>
    </w:pPr>
  </w:style>
  <w:style w:type="character" w:styleId="Hyperlink">
    <w:name w:val="Hyperlink"/>
    <w:basedOn w:val="DefaultParagraphFont"/>
    <w:uiPriority w:val="99"/>
    <w:unhideWhenUsed w:val="1"/>
    <w:rsid w:val="0040766E"/>
    <w:rPr>
      <w:color w:val="0000ff" w:themeColor="hyperlink"/>
      <w:u w:val="single"/>
    </w:rPr>
  </w:style>
  <w:style w:type="character" w:styleId="UnresolvedMention">
    <w:name w:val="Unresolved Mention"/>
    <w:basedOn w:val="DefaultParagraphFont"/>
    <w:uiPriority w:val="99"/>
    <w:semiHidden w:val="1"/>
    <w:unhideWhenUsed w:val="1"/>
    <w:rsid w:val="0040766E"/>
    <w:rPr>
      <w:color w:val="605e5c"/>
      <w:shd w:color="auto" w:fill="e1dfdd" w:val="clear"/>
    </w:rPr>
  </w:style>
  <w:style w:type="character" w:styleId="FollowedHyperlink">
    <w:name w:val="FollowedHyperlink"/>
    <w:basedOn w:val="DefaultParagraphFont"/>
    <w:uiPriority w:val="99"/>
    <w:semiHidden w:val="1"/>
    <w:unhideWhenUsed w:val="1"/>
    <w:rsid w:val="00B51058"/>
    <w:rPr>
      <w:color w:val="800080" w:themeColor="followedHyperlink"/>
      <w:u w:val="single"/>
    </w:rPr>
  </w:style>
  <w:style w:type="paragraph" w:styleId="NormalWeb">
    <w:name w:val="Normal (Web)"/>
    <w:basedOn w:val="Normal"/>
    <w:uiPriority w:val="99"/>
    <w:unhideWhenUsed w:val="1"/>
    <w:rsid w:val="002F0351"/>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Revision">
    <w:name w:val="Revision"/>
    <w:hidden w:val="1"/>
    <w:uiPriority w:val="99"/>
    <w:semiHidden w:val="1"/>
    <w:rsid w:val="004D3679"/>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21" Type="http://schemas.openxmlformats.org/officeDocument/2006/relationships/footer" Target="footer1.xml"/><Relationship Id="rId13" Type="http://schemas.openxmlformats.org/officeDocument/2006/relationships/hyperlink" Target="https://drive.google.com/file/d/1NEQRqhHHIWT1G04WN5-DxlGcLx2kjlDI/view" TargetMode="External"/><Relationship Id="rId12" Type="http://schemas.openxmlformats.org/officeDocument/2006/relationships/hyperlink" Target="https://docs.google.com/document/d/1aR3pUZFlCi8gicpF6aPHPESeFdOtGMlfob5PckresZk/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iStEEh6KHpoCvdpD0yTtNpphEbp02j4SVbQrGBQqx8/edit?tab=t.0" TargetMode="External"/><Relationship Id="rId15" Type="http://schemas.openxmlformats.org/officeDocument/2006/relationships/hyperlink" Target="https://docs.google.com/document/d/1J7z_Y2whgCtFDXixysXBNXqCuhXAYD9vkiNQ-7Q7XKs/edit?usp=sharing" TargetMode="External"/><Relationship Id="rId14" Type="http://schemas.openxmlformats.org/officeDocument/2006/relationships/hyperlink" Target="https://docs.google.com/document/d/1K0E4fptsmvGPYFfhwudLuMC63pvdzmuYLsLNG9QXCdI/edit?usp=sharing" TargetMode="External"/><Relationship Id="rId17" Type="http://schemas.openxmlformats.org/officeDocument/2006/relationships/hyperlink" Target="mailto:vignesh.p@hclguvi.com" TargetMode="External"/><Relationship Id="rId16" Type="http://schemas.openxmlformats.org/officeDocument/2006/relationships/hyperlink" Target="https://forms.gle/1m2Gsro41fLtZurRA" TargetMode="External"/><Relationship Id="rId5" Type="http://schemas.openxmlformats.org/officeDocument/2006/relationships/styles" Target="styles.xml"/><Relationship Id="rId19" Type="http://schemas.openxmlformats.org/officeDocument/2006/relationships/hyperlink" Target="mailto:nehlath@hclguvi.com" TargetMode="External"/><Relationship Id="rId6" Type="http://schemas.openxmlformats.org/officeDocument/2006/relationships/customXml" Target="../customXML/item1.xml"/><Relationship Id="rId18" Type="http://schemas.openxmlformats.org/officeDocument/2006/relationships/hyperlink" Target="mailto:selvamani.a@hclguvi.com" TargetMode="External"/><Relationship Id="rId7" Type="http://schemas.openxmlformats.org/officeDocument/2006/relationships/hyperlink" Target="https://drive.google.com/drive/folders/1gLlO1TJzti2CEt8HA0mfKMq8EZM5L23d?usp=sharing"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B2T6QBFdTyOA7tlU3C+D9vR+A==">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2026-03-01T20:24:00Z</dcterms:created>
  <dc:creator>VIGNESH P</dc:creator>
</cp:coreProperties>
</file>